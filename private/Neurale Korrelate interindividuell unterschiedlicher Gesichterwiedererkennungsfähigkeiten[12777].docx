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14:paraId="778D259D" w14:textId="7CE8EFC4" w:rsidR="00B53B93" w:rsidRDefault="006559B7" w:rsidP="00B53B93">
      <w:pPr>
        <w:jc w:val="center"/>
        <w:rPr>
          <w:sz w:val="28"/>
          <w:szCs w:val="28"/>
        </w:rPr>
      </w:pPr>
      <w:r>
        <w:rPr>
          <w:sz w:val="28"/>
          <w:szCs w:val="28"/>
        </w:rPr>
        <w:t>Aus der Klinik für Psychiatrie und Psychotherapie</w:t>
      </w:r>
    </w:p>
    <w:p w14:paraId="57395F13" w14:textId="73BA0E7B" w:rsidR="006559B7" w:rsidRDefault="006559B7" w:rsidP="006559B7">
      <w:pPr>
        <w:jc w:val="center"/>
        <w:rPr>
          <w:sz w:val="28"/>
          <w:szCs w:val="28"/>
        </w:rPr>
      </w:pPr>
      <w:r>
        <w:rPr>
          <w:sz w:val="28"/>
          <w:szCs w:val="28"/>
        </w:rPr>
        <w:t>Geschäftsführender Direktor: Prof. Dr. med. Tilo Kircher</w:t>
      </w:r>
    </w:p>
    <w:p w14:paraId="4953617D" w14:textId="77777777" w:rsidR="006559B7" w:rsidRDefault="006559B7" w:rsidP="006559B7">
      <w:pPr>
        <w:jc w:val="center"/>
        <w:rPr>
          <w:sz w:val="28"/>
          <w:szCs w:val="28"/>
        </w:rPr>
      </w:pPr>
    </w:p>
    <w:p w14:paraId="5A728CB7" w14:textId="77777777" w:rsidR="00B53B93" w:rsidRDefault="00B53B93" w:rsidP="006559B7">
      <w:pPr>
        <w:jc w:val="center"/>
        <w:rPr>
          <w:sz w:val="28"/>
          <w:szCs w:val="28"/>
        </w:rPr>
      </w:pPr>
    </w:p>
    <w:p w14:paraId="1ECFE5A8" w14:textId="592BDF92" w:rsidR="006559B7" w:rsidRPr="006559B7" w:rsidRDefault="005A675B" w:rsidP="006559B7">
      <w:pPr>
        <w:jc w:val="center"/>
        <w:rPr>
          <w:sz w:val="28"/>
          <w:szCs w:val="28"/>
        </w:rPr>
      </w:pPr>
      <w:r>
        <w:rPr>
          <w:sz w:val="28"/>
          <w:szCs w:val="28"/>
        </w:rPr>
        <w:t>d</w:t>
      </w:r>
      <w:r w:rsidR="006559B7">
        <w:rPr>
          <w:sz w:val="28"/>
          <w:szCs w:val="28"/>
        </w:rPr>
        <w:t xml:space="preserve">es Fachbereiches </w:t>
      </w:r>
      <w:r w:rsidR="00B819CE">
        <w:rPr>
          <w:sz w:val="28"/>
          <w:szCs w:val="28"/>
        </w:rPr>
        <w:t>Medizin der Philipps-Universität Marburg</w:t>
      </w:r>
    </w:p>
    <w:p w14:paraId="0F90DB5D" w14:textId="77777777" w:rsidR="006559B7" w:rsidRPr="00B819CE" w:rsidRDefault="006559B7" w:rsidP="003A174B">
      <w:pPr>
        <w:jc w:val="center"/>
        <w:rPr>
          <w:b/>
          <w:sz w:val="28"/>
          <w:szCs w:val="28"/>
          <w:u w:val="single"/>
        </w:rPr>
      </w:pPr>
    </w:p>
    <w:p w14:paraId="433C4119" w14:textId="77777777" w:rsidR="006559B7" w:rsidRDefault="006559B7" w:rsidP="003A174B">
      <w:pPr>
        <w:jc w:val="center"/>
        <w:rPr>
          <w:b/>
          <w:sz w:val="28"/>
          <w:szCs w:val="28"/>
          <w:u w:val="single"/>
        </w:rPr>
      </w:pPr>
    </w:p>
    <w:p w14:paraId="19AD1791" w14:textId="77777777" w:rsidR="005A675B" w:rsidRDefault="005A675B" w:rsidP="003A174B">
      <w:pPr>
        <w:jc w:val="center"/>
        <w:rPr>
          <w:b/>
          <w:sz w:val="28"/>
          <w:szCs w:val="28"/>
          <w:u w:val="single"/>
        </w:rPr>
      </w:pPr>
    </w:p>
    <w:p w14:paraId="206DD345" w14:textId="77777777" w:rsidR="005A675B" w:rsidRPr="00B819CE" w:rsidRDefault="005A675B" w:rsidP="003A174B">
      <w:pPr>
        <w:jc w:val="center"/>
        <w:rPr>
          <w:b/>
          <w:sz w:val="28"/>
          <w:szCs w:val="28"/>
          <w:u w:val="single"/>
        </w:rPr>
      </w:pPr>
    </w:p>
    <w:p w14:paraId="799A2C67" w14:textId="2FC0644A" w:rsidR="006559B7" w:rsidRPr="005A675B" w:rsidRDefault="005A675B" w:rsidP="003A174B">
      <w:pPr>
        <w:jc w:val="center"/>
        <w:rPr>
          <w:sz w:val="28"/>
          <w:szCs w:val="28"/>
        </w:rPr>
      </w:pPr>
      <w:r>
        <w:rPr>
          <w:sz w:val="28"/>
          <w:szCs w:val="28"/>
        </w:rPr>
        <w:t>Titel der Dissertation:</w:t>
      </w:r>
    </w:p>
    <w:p w14:paraId="59469775" w14:textId="77777777" w:rsidR="00B819CE" w:rsidRDefault="00B819CE" w:rsidP="003A174B">
      <w:pPr>
        <w:jc w:val="center"/>
        <w:rPr>
          <w:b/>
          <w:sz w:val="28"/>
          <w:szCs w:val="28"/>
          <w:u w:val="single"/>
        </w:rPr>
      </w:pPr>
    </w:p>
    <w:p w14:paraId="59ADA713" w14:textId="77777777" w:rsidR="00B819CE" w:rsidRPr="00B819CE" w:rsidRDefault="00B819CE" w:rsidP="003A174B">
      <w:pPr>
        <w:jc w:val="center"/>
        <w:rPr>
          <w:b/>
          <w:sz w:val="28"/>
          <w:szCs w:val="28"/>
          <w:u w:val="single"/>
        </w:rPr>
      </w:pPr>
    </w:p>
    <w:p w14:paraId="2AA660D5" w14:textId="77777777" w:rsidR="006559B7" w:rsidRPr="00B819CE" w:rsidRDefault="006559B7" w:rsidP="003A174B">
      <w:pPr>
        <w:jc w:val="center"/>
        <w:rPr>
          <w:b/>
          <w:sz w:val="28"/>
          <w:szCs w:val="28"/>
          <w:u w:val="single"/>
        </w:rPr>
      </w:pPr>
    </w:p>
    <w:p w14:paraId="38CA8008" w14:textId="1091CD03" w:rsidR="003A174B" w:rsidRPr="00B819CE" w:rsidRDefault="00AF27E5" w:rsidP="003A174B">
      <w:pPr>
        <w:jc w:val="center"/>
        <w:rPr>
          <w:sz w:val="28"/>
          <w:szCs w:val="28"/>
        </w:rPr>
      </w:pPr>
      <w:r>
        <w:rPr>
          <w:sz w:val="28"/>
          <w:szCs w:val="28"/>
        </w:rPr>
        <w:t>Neur</w:t>
      </w:r>
      <w:r w:rsidR="006559B7" w:rsidRPr="00B819CE">
        <w:rPr>
          <w:sz w:val="28"/>
          <w:szCs w:val="28"/>
        </w:rPr>
        <w:t>a</w:t>
      </w:r>
      <w:r w:rsidR="003A174B" w:rsidRPr="00B819CE">
        <w:rPr>
          <w:sz w:val="28"/>
          <w:szCs w:val="28"/>
        </w:rPr>
        <w:t>le Korrelate interindividuell unterschiedlicher Gesichterwiedererkennungsfähigkeiten</w:t>
      </w:r>
    </w:p>
    <w:p w14:paraId="4B9E84F4" w14:textId="77777777" w:rsidR="003A174B" w:rsidRPr="00B819CE" w:rsidRDefault="003A174B" w:rsidP="003A174B">
      <w:pPr>
        <w:rPr>
          <w:sz w:val="28"/>
          <w:szCs w:val="28"/>
        </w:rPr>
      </w:pPr>
    </w:p>
    <w:p w14:paraId="1B5F5A83" w14:textId="77777777" w:rsidR="003A174B" w:rsidRPr="00B819CE" w:rsidRDefault="003A174B" w:rsidP="003A174B">
      <w:pPr>
        <w:rPr>
          <w:sz w:val="28"/>
          <w:szCs w:val="28"/>
        </w:rPr>
      </w:pPr>
    </w:p>
    <w:p w14:paraId="7CD28370" w14:textId="77777777" w:rsidR="006559B7" w:rsidRDefault="006559B7" w:rsidP="003A174B">
      <w:pPr>
        <w:rPr>
          <w:sz w:val="28"/>
          <w:szCs w:val="28"/>
        </w:rPr>
      </w:pPr>
    </w:p>
    <w:p w14:paraId="65FAD15C" w14:textId="77777777" w:rsidR="00B819CE" w:rsidRPr="00B819CE" w:rsidRDefault="00B819CE" w:rsidP="003A174B">
      <w:pPr>
        <w:rPr>
          <w:sz w:val="28"/>
          <w:szCs w:val="28"/>
        </w:rPr>
      </w:pPr>
    </w:p>
    <w:p w14:paraId="33096643" w14:textId="77777777" w:rsidR="006559B7" w:rsidRPr="00B819CE" w:rsidRDefault="006559B7" w:rsidP="003A174B">
      <w:pPr>
        <w:rPr>
          <w:sz w:val="28"/>
          <w:szCs w:val="28"/>
        </w:rPr>
      </w:pPr>
    </w:p>
    <w:p w14:paraId="0AA4D483" w14:textId="77777777" w:rsidR="006559B7" w:rsidRDefault="006559B7" w:rsidP="003A174B">
      <w:pPr>
        <w:rPr>
          <w:u w:val="single"/>
        </w:rPr>
      </w:pPr>
    </w:p>
    <w:p w14:paraId="70795398" w14:textId="77777777" w:rsidR="006559B7" w:rsidRDefault="006559B7" w:rsidP="003A174B">
      <w:pPr>
        <w:rPr>
          <w:u w:val="single"/>
        </w:rPr>
      </w:pPr>
    </w:p>
    <w:p w14:paraId="7988DC49" w14:textId="77777777" w:rsidR="006559B7" w:rsidRDefault="006559B7" w:rsidP="003A174B">
      <w:pPr>
        <w:rPr>
          <w:u w:val="single"/>
        </w:rPr>
      </w:pPr>
    </w:p>
    <w:p w14:paraId="75EF6EE6" w14:textId="16B7A63E" w:rsidR="00B819CE" w:rsidRDefault="005A675B" w:rsidP="00B819CE">
      <w:pPr>
        <w:jc w:val="center"/>
        <w:rPr>
          <w:sz w:val="28"/>
          <w:szCs w:val="28"/>
        </w:rPr>
      </w:pPr>
      <w:r>
        <w:rPr>
          <w:sz w:val="28"/>
          <w:szCs w:val="28"/>
        </w:rPr>
        <w:t>Inaugural-</w:t>
      </w:r>
      <w:r w:rsidR="00B819CE">
        <w:rPr>
          <w:sz w:val="28"/>
          <w:szCs w:val="28"/>
        </w:rPr>
        <w:t>Dissertation zur Erlangung des Doktorgrades der gesamten Humanmedizin aus dem Fachbereich</w:t>
      </w:r>
      <w:r>
        <w:rPr>
          <w:sz w:val="28"/>
          <w:szCs w:val="28"/>
        </w:rPr>
        <w:t xml:space="preserve"> Medizin</w:t>
      </w:r>
      <w:r w:rsidR="00B819CE">
        <w:rPr>
          <w:sz w:val="28"/>
          <w:szCs w:val="28"/>
        </w:rPr>
        <w:t xml:space="preserve"> der Philipps-Universität Marburg</w:t>
      </w:r>
    </w:p>
    <w:p w14:paraId="7EFE1C41" w14:textId="7E93EA1B" w:rsidR="00B819CE" w:rsidRDefault="005A675B" w:rsidP="00B819CE">
      <w:pPr>
        <w:jc w:val="center"/>
        <w:rPr>
          <w:sz w:val="28"/>
          <w:szCs w:val="28"/>
        </w:rPr>
      </w:pPr>
      <w:r>
        <w:rPr>
          <w:sz w:val="28"/>
          <w:szCs w:val="28"/>
        </w:rPr>
        <w:t>v</w:t>
      </w:r>
      <w:r w:rsidR="00B819CE">
        <w:rPr>
          <w:sz w:val="28"/>
          <w:szCs w:val="28"/>
        </w:rPr>
        <w:t>orgelegt von</w:t>
      </w:r>
    </w:p>
    <w:p w14:paraId="2BAD39BD" w14:textId="77777777" w:rsidR="00B819CE" w:rsidRDefault="00B819CE" w:rsidP="00B819CE">
      <w:pPr>
        <w:jc w:val="center"/>
        <w:rPr>
          <w:sz w:val="28"/>
          <w:szCs w:val="28"/>
        </w:rPr>
      </w:pPr>
    </w:p>
    <w:p w14:paraId="2F8CC494" w14:textId="77777777" w:rsidR="00B819CE" w:rsidRDefault="00B819CE" w:rsidP="00B819CE">
      <w:pPr>
        <w:jc w:val="center"/>
        <w:rPr>
          <w:sz w:val="28"/>
          <w:szCs w:val="28"/>
        </w:rPr>
      </w:pPr>
    </w:p>
    <w:p w14:paraId="465E2F17" w14:textId="77777777" w:rsidR="00B819CE" w:rsidRDefault="00B819CE" w:rsidP="00B819CE">
      <w:pPr>
        <w:jc w:val="center"/>
        <w:rPr>
          <w:sz w:val="28"/>
          <w:szCs w:val="28"/>
        </w:rPr>
      </w:pPr>
    </w:p>
    <w:p w14:paraId="26417094" w14:textId="77777777" w:rsidR="00B819CE" w:rsidRDefault="00B819CE" w:rsidP="00B819CE">
      <w:pPr>
        <w:jc w:val="center"/>
        <w:rPr>
          <w:sz w:val="28"/>
          <w:szCs w:val="28"/>
        </w:rPr>
      </w:pPr>
    </w:p>
    <w:p w14:paraId="71862B42" w14:textId="77777777" w:rsidR="005A675B" w:rsidRDefault="005A675B" w:rsidP="00B819CE">
      <w:pPr>
        <w:jc w:val="center"/>
        <w:rPr>
          <w:sz w:val="28"/>
          <w:szCs w:val="28"/>
        </w:rPr>
      </w:pPr>
    </w:p>
    <w:p w14:paraId="43366AD4" w14:textId="77777777" w:rsidR="005A675B" w:rsidRDefault="005A675B" w:rsidP="00B819CE">
      <w:pPr>
        <w:jc w:val="center"/>
        <w:rPr>
          <w:sz w:val="28"/>
          <w:szCs w:val="28"/>
        </w:rPr>
      </w:pPr>
    </w:p>
    <w:p w14:paraId="0F433C99" w14:textId="3C677D19" w:rsidR="00B53B93" w:rsidRDefault="00B819CE" w:rsidP="00B53B93">
      <w:pPr>
        <w:jc w:val="center"/>
        <w:rPr>
          <w:sz w:val="28"/>
          <w:szCs w:val="28"/>
        </w:rPr>
      </w:pPr>
      <w:r>
        <w:rPr>
          <w:sz w:val="28"/>
          <w:szCs w:val="28"/>
        </w:rPr>
        <w:t>Paula Albert i Gracenea</w:t>
      </w:r>
    </w:p>
    <w:p w14:paraId="7F679AAA" w14:textId="77777777" w:rsidR="00AB0199" w:rsidRDefault="00AB0199" w:rsidP="00B53B93">
      <w:pPr>
        <w:jc w:val="center"/>
        <w:rPr>
          <w:sz w:val="28"/>
          <w:szCs w:val="28"/>
        </w:rPr>
      </w:pPr>
    </w:p>
    <w:p w14:paraId="21787FF1" w14:textId="26D10988" w:rsidR="00B53B93" w:rsidRDefault="00B819CE" w:rsidP="00B53B93">
      <w:pPr>
        <w:jc w:val="center"/>
        <w:rPr>
          <w:sz w:val="28"/>
          <w:szCs w:val="28"/>
        </w:rPr>
      </w:pPr>
      <w:r>
        <w:rPr>
          <w:sz w:val="28"/>
          <w:szCs w:val="28"/>
        </w:rPr>
        <w:t>geboren in Barcelona</w:t>
      </w:r>
    </w:p>
    <w:p w14:paraId="44A56DD6" w14:textId="77777777" w:rsidR="00AB0199" w:rsidRDefault="00AB0199" w:rsidP="00B53B93">
      <w:pPr>
        <w:jc w:val="center"/>
        <w:rPr>
          <w:sz w:val="28"/>
          <w:szCs w:val="28"/>
        </w:rPr>
      </w:pPr>
    </w:p>
    <w:p w14:paraId="7D6BD2CF" w14:textId="65EDDEB8" w:rsidR="00B819CE" w:rsidRPr="00B819CE" w:rsidRDefault="005A675B" w:rsidP="00B819CE">
      <w:pPr>
        <w:jc w:val="center"/>
        <w:rPr>
          <w:sz w:val="28"/>
          <w:szCs w:val="28"/>
        </w:rPr>
      </w:pPr>
      <w:r>
        <w:rPr>
          <w:sz w:val="28"/>
          <w:szCs w:val="28"/>
        </w:rPr>
        <w:t xml:space="preserve">Marburg, </w:t>
      </w:r>
      <w:r w:rsidR="00B819CE">
        <w:rPr>
          <w:sz w:val="28"/>
          <w:szCs w:val="28"/>
        </w:rPr>
        <w:t>2019</w:t>
      </w:r>
    </w:p>
    <w:p w14:paraId="1277D648" w14:textId="77777777" w:rsidR="006559B7" w:rsidRDefault="006559B7" w:rsidP="003A174B">
      <w:pPr>
        <w:rPr>
          <w:u w:val="single"/>
        </w:rPr>
      </w:pPr>
    </w:p>
    <w:p w14:paraId="1A644214" w14:textId="77777777" w:rsidR="006559B7" w:rsidRDefault="006559B7" w:rsidP="003A174B">
      <w:pPr>
        <w:rPr>
          <w:u w:val="single"/>
        </w:rPr>
      </w:pPr>
    </w:p>
    <w:p w14:paraId="1347BC68" w14:textId="77777777" w:rsidR="006559B7" w:rsidRDefault="006559B7" w:rsidP="003A174B">
      <w:pPr>
        <w:rPr>
          <w:u w:val="single"/>
        </w:rPr>
      </w:pPr>
    </w:p>
    <w:p w14:paraId="704881E9" w14:textId="77777777" w:rsidR="006559B7" w:rsidRDefault="006559B7" w:rsidP="003A174B">
      <w:pPr>
        <w:rPr>
          <w:u w:val="single"/>
        </w:rPr>
      </w:pPr>
    </w:p>
    <w:p w14:paraId="28ACB318" w14:textId="77777777" w:rsidR="006559B7" w:rsidRDefault="006559B7" w:rsidP="003A174B">
      <w:pPr>
        <w:rPr>
          <w:u w:val="single"/>
        </w:rPr>
      </w:pPr>
    </w:p>
    <w:p w14:paraId="045F657B" w14:textId="546218C8" w:rsidR="006559B7" w:rsidRDefault="00B53B93" w:rsidP="003A174B">
      <w:pPr>
        <w:rPr>
          <w:sz w:val="28"/>
          <w:szCs w:val="28"/>
        </w:rPr>
      </w:pPr>
      <w:r>
        <w:rPr>
          <w:sz w:val="28"/>
          <w:szCs w:val="28"/>
        </w:rPr>
        <w:lastRenderedPageBreak/>
        <w:t>Angenommen vom Fachbereich Medizin der Philipps-Universität Marburg am: XY</w:t>
      </w:r>
    </w:p>
    <w:p w14:paraId="4BC8E739" w14:textId="77777777" w:rsidR="005A675B" w:rsidRDefault="005A675B" w:rsidP="003A174B">
      <w:pPr>
        <w:rPr>
          <w:sz w:val="28"/>
          <w:szCs w:val="28"/>
        </w:rPr>
      </w:pPr>
    </w:p>
    <w:p w14:paraId="755B5CA8" w14:textId="77777777" w:rsidR="005A675B" w:rsidRDefault="005A675B" w:rsidP="003A174B">
      <w:pPr>
        <w:rPr>
          <w:sz w:val="28"/>
          <w:szCs w:val="28"/>
        </w:rPr>
      </w:pPr>
    </w:p>
    <w:p w14:paraId="4F22E9D5" w14:textId="072FB1E9" w:rsidR="00B53B93" w:rsidRDefault="00B53B93" w:rsidP="003A174B">
      <w:pPr>
        <w:rPr>
          <w:sz w:val="28"/>
          <w:szCs w:val="28"/>
        </w:rPr>
      </w:pPr>
      <w:r>
        <w:rPr>
          <w:sz w:val="28"/>
          <w:szCs w:val="28"/>
        </w:rPr>
        <w:t>Gedruckt mit Genehmigung des Fachbereichs</w:t>
      </w:r>
      <w:r w:rsidR="005A675B">
        <w:rPr>
          <w:sz w:val="28"/>
          <w:szCs w:val="28"/>
        </w:rPr>
        <w:t xml:space="preserve"> Medizin</w:t>
      </w:r>
      <w:r>
        <w:rPr>
          <w:sz w:val="28"/>
          <w:szCs w:val="28"/>
        </w:rPr>
        <w:t>.</w:t>
      </w:r>
    </w:p>
    <w:p w14:paraId="273CAE82" w14:textId="77777777" w:rsidR="00B53B93" w:rsidRDefault="00B53B93" w:rsidP="003A174B">
      <w:pPr>
        <w:rPr>
          <w:sz w:val="28"/>
          <w:szCs w:val="28"/>
        </w:rPr>
      </w:pPr>
    </w:p>
    <w:p w14:paraId="5DFF6680" w14:textId="77777777" w:rsidR="00B53B93" w:rsidRDefault="00B53B93" w:rsidP="003A174B">
      <w:pPr>
        <w:rPr>
          <w:sz w:val="28"/>
          <w:szCs w:val="28"/>
        </w:rPr>
      </w:pPr>
    </w:p>
    <w:p w14:paraId="2A0C1BF6" w14:textId="0EEE2283" w:rsidR="00B53B93" w:rsidRDefault="00B53B93" w:rsidP="003A174B">
      <w:pPr>
        <w:rPr>
          <w:sz w:val="28"/>
          <w:szCs w:val="28"/>
        </w:rPr>
      </w:pPr>
      <w:r>
        <w:rPr>
          <w:sz w:val="28"/>
          <w:szCs w:val="28"/>
        </w:rPr>
        <w:t>Dekan:</w:t>
      </w:r>
    </w:p>
    <w:p w14:paraId="60AEA579" w14:textId="69F452A4" w:rsidR="00B53B93" w:rsidRDefault="00B53B93" w:rsidP="003A174B">
      <w:pPr>
        <w:rPr>
          <w:sz w:val="28"/>
          <w:szCs w:val="28"/>
        </w:rPr>
      </w:pPr>
      <w:r>
        <w:rPr>
          <w:sz w:val="28"/>
          <w:szCs w:val="28"/>
        </w:rPr>
        <w:t>Referent:</w:t>
      </w:r>
    </w:p>
    <w:p w14:paraId="5D134FFE" w14:textId="58ACDCB0" w:rsidR="00B53B93" w:rsidRPr="00B53B93" w:rsidRDefault="005A675B" w:rsidP="003A174B">
      <w:pPr>
        <w:rPr>
          <w:sz w:val="28"/>
          <w:szCs w:val="28"/>
        </w:rPr>
      </w:pPr>
      <w:r>
        <w:rPr>
          <w:sz w:val="28"/>
          <w:szCs w:val="28"/>
        </w:rPr>
        <w:t xml:space="preserve">1. </w:t>
      </w:r>
      <w:r w:rsidR="00B53B93">
        <w:rPr>
          <w:sz w:val="28"/>
          <w:szCs w:val="28"/>
        </w:rPr>
        <w:t>Korreferent:</w:t>
      </w:r>
    </w:p>
    <w:p w14:paraId="5AC4D747" w14:textId="77777777" w:rsidR="006559B7" w:rsidRDefault="006559B7" w:rsidP="003A174B">
      <w:pPr>
        <w:rPr>
          <w:u w:val="single"/>
        </w:rPr>
      </w:pPr>
    </w:p>
    <w:p w14:paraId="4C83B674" w14:textId="77777777" w:rsidR="006559B7" w:rsidRDefault="006559B7" w:rsidP="003A174B">
      <w:pPr>
        <w:rPr>
          <w:u w:val="single"/>
        </w:rPr>
      </w:pPr>
    </w:p>
    <w:p w14:paraId="73FB5D0D" w14:textId="77777777" w:rsidR="006559B7" w:rsidRDefault="006559B7" w:rsidP="003A174B">
      <w:pPr>
        <w:rPr>
          <w:u w:val="single"/>
        </w:rPr>
      </w:pPr>
    </w:p>
    <w:p w14:paraId="0D2D9E8E" w14:textId="77777777" w:rsidR="006559B7" w:rsidRDefault="006559B7" w:rsidP="003A174B">
      <w:pPr>
        <w:rPr>
          <w:u w:val="single"/>
        </w:rPr>
      </w:pPr>
    </w:p>
    <w:p w14:paraId="2A28778B" w14:textId="77777777" w:rsidR="006559B7" w:rsidRDefault="006559B7" w:rsidP="003A174B">
      <w:pPr>
        <w:rPr>
          <w:u w:val="single"/>
        </w:rPr>
      </w:pPr>
    </w:p>
    <w:p w14:paraId="6D7ECDAF" w14:textId="77777777" w:rsidR="006559B7" w:rsidRDefault="006559B7" w:rsidP="003A174B">
      <w:pPr>
        <w:rPr>
          <w:u w:val="single"/>
        </w:rPr>
      </w:pPr>
    </w:p>
    <w:p w14:paraId="34A5A9A3" w14:textId="77777777" w:rsidR="006559B7" w:rsidRDefault="006559B7" w:rsidP="003A174B">
      <w:pPr>
        <w:rPr>
          <w:u w:val="single"/>
        </w:rPr>
      </w:pPr>
    </w:p>
    <w:p w14:paraId="52699DD1" w14:textId="77777777" w:rsidR="006559B7" w:rsidRDefault="006559B7" w:rsidP="003A174B">
      <w:pPr>
        <w:rPr>
          <w:u w:val="single"/>
        </w:rPr>
      </w:pPr>
    </w:p>
    <w:p w14:paraId="38D83F55" w14:textId="77777777" w:rsidR="006559B7" w:rsidRDefault="006559B7" w:rsidP="003A174B">
      <w:pPr>
        <w:rPr>
          <w:u w:val="single"/>
        </w:rPr>
      </w:pPr>
    </w:p>
    <w:p w14:paraId="5B0262A4" w14:textId="77777777" w:rsidR="006559B7" w:rsidRDefault="006559B7" w:rsidP="003A174B">
      <w:pPr>
        <w:rPr>
          <w:u w:val="single"/>
        </w:rPr>
      </w:pPr>
    </w:p>
    <w:p w14:paraId="058F015A" w14:textId="77777777" w:rsidR="006559B7" w:rsidRDefault="006559B7" w:rsidP="003A174B">
      <w:pPr>
        <w:rPr>
          <w:u w:val="single"/>
        </w:rPr>
      </w:pPr>
    </w:p>
    <w:p w14:paraId="5A339004" w14:textId="77777777" w:rsidR="006559B7" w:rsidRDefault="006559B7" w:rsidP="003A174B">
      <w:pPr>
        <w:rPr>
          <w:u w:val="single"/>
        </w:rPr>
      </w:pPr>
    </w:p>
    <w:p w14:paraId="0728DDBF" w14:textId="77777777" w:rsidR="006559B7" w:rsidRDefault="006559B7" w:rsidP="003A174B">
      <w:pPr>
        <w:rPr>
          <w:u w:val="single"/>
        </w:rPr>
      </w:pPr>
    </w:p>
    <w:p w14:paraId="45CF9844" w14:textId="77777777" w:rsidR="006559B7" w:rsidRDefault="006559B7" w:rsidP="003A174B">
      <w:pPr>
        <w:rPr>
          <w:u w:val="single"/>
        </w:rPr>
      </w:pPr>
    </w:p>
    <w:p w14:paraId="4811452A" w14:textId="77777777" w:rsidR="006559B7" w:rsidRDefault="006559B7" w:rsidP="003A174B">
      <w:pPr>
        <w:rPr>
          <w:u w:val="single"/>
        </w:rPr>
      </w:pPr>
    </w:p>
    <w:p w14:paraId="59973BA4" w14:textId="77777777" w:rsidR="006559B7" w:rsidRDefault="006559B7" w:rsidP="003A174B">
      <w:pPr>
        <w:rPr>
          <w:u w:val="single"/>
        </w:rPr>
      </w:pPr>
    </w:p>
    <w:p w14:paraId="19D7E530" w14:textId="77777777" w:rsidR="006559B7" w:rsidRDefault="006559B7" w:rsidP="003A174B">
      <w:pPr>
        <w:rPr>
          <w:u w:val="single"/>
        </w:rPr>
      </w:pPr>
    </w:p>
    <w:p w14:paraId="0A80176A" w14:textId="77777777" w:rsidR="006559B7" w:rsidRDefault="006559B7" w:rsidP="003A174B">
      <w:pPr>
        <w:rPr>
          <w:u w:val="single"/>
        </w:rPr>
      </w:pPr>
    </w:p>
    <w:p w14:paraId="2D3771E5" w14:textId="77777777" w:rsidR="00B53B93" w:rsidRDefault="00B53B93" w:rsidP="003A174B">
      <w:pPr>
        <w:rPr>
          <w:u w:val="single"/>
        </w:rPr>
      </w:pPr>
    </w:p>
    <w:p w14:paraId="43193243" w14:textId="77777777" w:rsidR="00B53B93" w:rsidRDefault="00B53B93" w:rsidP="003A174B">
      <w:pPr>
        <w:rPr>
          <w:u w:val="single"/>
        </w:rPr>
      </w:pPr>
    </w:p>
    <w:p w14:paraId="38AA0689" w14:textId="77777777" w:rsidR="00B53B93" w:rsidRDefault="00B53B93" w:rsidP="003A174B">
      <w:pPr>
        <w:rPr>
          <w:u w:val="single"/>
        </w:rPr>
      </w:pPr>
    </w:p>
    <w:p w14:paraId="6DC99992" w14:textId="77777777" w:rsidR="00B53B93" w:rsidRDefault="00B53B93" w:rsidP="003A174B">
      <w:pPr>
        <w:rPr>
          <w:u w:val="single"/>
        </w:rPr>
      </w:pPr>
    </w:p>
    <w:p w14:paraId="6A157424" w14:textId="77777777" w:rsidR="00B53B93" w:rsidRDefault="00B53B93" w:rsidP="003A174B">
      <w:pPr>
        <w:rPr>
          <w:u w:val="single"/>
        </w:rPr>
      </w:pPr>
    </w:p>
    <w:p w14:paraId="54157DE4" w14:textId="77777777" w:rsidR="00B53B93" w:rsidRDefault="00B53B93" w:rsidP="003A174B">
      <w:pPr>
        <w:rPr>
          <w:u w:val="single"/>
        </w:rPr>
      </w:pPr>
    </w:p>
    <w:p w14:paraId="578B747C" w14:textId="77777777" w:rsidR="00B53B93" w:rsidRDefault="00B53B93" w:rsidP="003A174B">
      <w:pPr>
        <w:rPr>
          <w:u w:val="single"/>
        </w:rPr>
      </w:pPr>
    </w:p>
    <w:p w14:paraId="1C009F07" w14:textId="77777777" w:rsidR="00B53B93" w:rsidRDefault="00B53B93" w:rsidP="003A174B">
      <w:pPr>
        <w:rPr>
          <w:u w:val="single"/>
        </w:rPr>
      </w:pPr>
    </w:p>
    <w:p w14:paraId="5EE18B2F" w14:textId="77777777" w:rsidR="00B53B93" w:rsidRDefault="00B53B93" w:rsidP="003A174B">
      <w:pPr>
        <w:rPr>
          <w:u w:val="single"/>
        </w:rPr>
      </w:pPr>
    </w:p>
    <w:p w14:paraId="0DA57A65" w14:textId="77777777" w:rsidR="00B53B93" w:rsidRDefault="00B53B93" w:rsidP="003A174B">
      <w:pPr>
        <w:rPr>
          <w:u w:val="single"/>
        </w:rPr>
      </w:pPr>
    </w:p>
    <w:p w14:paraId="205532E2" w14:textId="77777777" w:rsidR="00B53B93" w:rsidRDefault="00B53B93" w:rsidP="003A174B">
      <w:pPr>
        <w:rPr>
          <w:u w:val="single"/>
        </w:rPr>
      </w:pPr>
    </w:p>
    <w:p w14:paraId="7F8DD8CC" w14:textId="77777777" w:rsidR="00B53B93" w:rsidRDefault="00B53B93" w:rsidP="003A174B">
      <w:pPr>
        <w:rPr>
          <w:u w:val="single"/>
        </w:rPr>
      </w:pPr>
    </w:p>
    <w:p w14:paraId="7FC2FBFF" w14:textId="77777777" w:rsidR="00B53B93" w:rsidRDefault="00B53B93" w:rsidP="003A174B">
      <w:pPr>
        <w:rPr>
          <w:u w:val="single"/>
        </w:rPr>
      </w:pPr>
    </w:p>
    <w:p w14:paraId="764A696F" w14:textId="77777777" w:rsidR="00B53B93" w:rsidRDefault="00B53B93" w:rsidP="003A174B">
      <w:pPr>
        <w:rPr>
          <w:u w:val="single"/>
        </w:rPr>
      </w:pPr>
    </w:p>
    <w:p w14:paraId="1FBBB4A6" w14:textId="77777777" w:rsidR="00B53B93" w:rsidRDefault="00B53B93" w:rsidP="003A174B">
      <w:pPr>
        <w:rPr>
          <w:u w:val="single"/>
        </w:rPr>
      </w:pPr>
    </w:p>
    <w:p w14:paraId="7F0DF860" w14:textId="77777777" w:rsidR="00B53B93" w:rsidRDefault="00B53B93" w:rsidP="003A174B">
      <w:pPr>
        <w:rPr>
          <w:u w:val="single"/>
        </w:rPr>
      </w:pPr>
    </w:p>
    <w:p w14:paraId="55FE844B" w14:textId="77777777" w:rsidR="00B53B93" w:rsidRDefault="00B53B93" w:rsidP="003A174B">
      <w:pPr>
        <w:rPr>
          <w:u w:val="single"/>
        </w:rPr>
      </w:pPr>
    </w:p>
    <w:p w14:paraId="2026102F" w14:textId="77777777" w:rsidR="00B53B93" w:rsidRDefault="00B53B93" w:rsidP="003A174B">
      <w:pPr>
        <w:rPr>
          <w:u w:val="single"/>
        </w:rPr>
      </w:pPr>
    </w:p>
    <w:p w14:paraId="6F4793DE" w14:textId="77777777" w:rsidR="00B53B93" w:rsidRDefault="00B53B93" w:rsidP="003A174B">
      <w:pPr>
        <w:rPr>
          <w:u w:val="single"/>
        </w:rPr>
      </w:pPr>
    </w:p>
    <w:p w14:paraId="28009FB7" w14:textId="77777777" w:rsidR="00B53B93" w:rsidRDefault="00B53B93" w:rsidP="003A174B">
      <w:pPr>
        <w:rPr>
          <w:u w:val="single"/>
        </w:rPr>
      </w:pPr>
    </w:p>
    <w:p w14:paraId="100F896F" w14:textId="77777777" w:rsidR="006559B7" w:rsidRDefault="006559B7" w:rsidP="003A174B">
      <w:pPr>
        <w:rPr>
          <w:u w:val="single"/>
        </w:rPr>
      </w:pPr>
    </w:p>
    <w:p w14:paraId="34200D36" w14:textId="77777777" w:rsidR="003A174B" w:rsidRDefault="003A174B" w:rsidP="003A174B">
      <w:pPr>
        <w:jc w:val="both"/>
        <w:rPr>
          <w:u w:val="single"/>
        </w:rPr>
      </w:pPr>
    </w:p>
    <w:p w14:paraId="4EA18D2C" w14:textId="71168DAC" w:rsidR="00532B3A" w:rsidRDefault="00532B3A" w:rsidP="003A174B">
      <w:pPr>
        <w:jc w:val="both"/>
        <w:rPr>
          <w:b/>
          <w:sz w:val="28"/>
          <w:szCs w:val="28"/>
        </w:rPr>
      </w:pPr>
      <w:r>
        <w:rPr>
          <w:b/>
          <w:sz w:val="28"/>
          <w:szCs w:val="28"/>
        </w:rPr>
        <w:t>Gliederung:</w:t>
      </w:r>
    </w:p>
    <w:p w14:paraId="0945E04C" w14:textId="77777777" w:rsidR="00532B3A" w:rsidRDefault="00532B3A" w:rsidP="003A174B">
      <w:pPr>
        <w:jc w:val="both"/>
        <w:rPr>
          <w:b/>
          <w:sz w:val="28"/>
          <w:szCs w:val="28"/>
        </w:rPr>
      </w:pPr>
    </w:p>
    <w:p w14:paraId="58BA6ACC" w14:textId="4C445208" w:rsidR="00532B3A" w:rsidRDefault="00532B3A" w:rsidP="003E1B06">
      <w:pPr>
        <w:pStyle w:val="Listenabsatz"/>
        <w:numPr>
          <w:ilvl w:val="0"/>
          <w:numId w:val="5"/>
        </w:numPr>
        <w:ind w:left="284"/>
        <w:jc w:val="both"/>
        <w:rPr>
          <w:b/>
        </w:rPr>
      </w:pPr>
      <w:r w:rsidRPr="00532B3A">
        <w:rPr>
          <w:b/>
        </w:rPr>
        <w:t>Einleitung</w:t>
      </w:r>
    </w:p>
    <w:p w14:paraId="49D95766" w14:textId="77777777" w:rsidR="00BA6D2C" w:rsidRPr="00532B3A" w:rsidRDefault="00BA6D2C" w:rsidP="00BA6D2C">
      <w:pPr>
        <w:pStyle w:val="Listenabsatz"/>
        <w:jc w:val="both"/>
        <w:rPr>
          <w:b/>
        </w:rPr>
      </w:pPr>
    </w:p>
    <w:p w14:paraId="39EFAE9A" w14:textId="3E549B01" w:rsidR="00BA6D2C" w:rsidRDefault="00BA6D2C" w:rsidP="0049463E">
      <w:pPr>
        <w:pStyle w:val="Listenabsatz"/>
        <w:numPr>
          <w:ilvl w:val="1"/>
          <w:numId w:val="5"/>
        </w:numPr>
        <w:jc w:val="both"/>
      </w:pPr>
      <w:r>
        <w:t>Prosopagnosie: Defintion</w:t>
      </w:r>
    </w:p>
    <w:p w14:paraId="2BC59C15" w14:textId="77777777" w:rsidR="00BA6D2C" w:rsidRDefault="00BA6D2C" w:rsidP="00BA6D2C">
      <w:pPr>
        <w:jc w:val="both"/>
      </w:pPr>
    </w:p>
    <w:p w14:paraId="4ECB56D8" w14:textId="3AF906CA" w:rsidR="00BA6D2C" w:rsidRDefault="0049463E" w:rsidP="00BA6D2C">
      <w:pPr>
        <w:pStyle w:val="Listenabsatz"/>
        <w:numPr>
          <w:ilvl w:val="1"/>
          <w:numId w:val="5"/>
        </w:numPr>
        <w:jc w:val="both"/>
      </w:pPr>
      <w:r w:rsidRPr="00BA6D2C">
        <w:t>Funktion</w:t>
      </w:r>
      <w:r>
        <w:t>elle Neuroanatomie der Gesichts</w:t>
      </w:r>
      <w:r w:rsidRPr="00BA6D2C">
        <w:t>verarbeitung</w:t>
      </w:r>
    </w:p>
    <w:p w14:paraId="01A0B1A2" w14:textId="77777777" w:rsidR="0049463E" w:rsidRDefault="0049463E" w:rsidP="0049463E">
      <w:pPr>
        <w:jc w:val="both"/>
      </w:pPr>
    </w:p>
    <w:p w14:paraId="7E864F64" w14:textId="66E83A31" w:rsidR="0049463E" w:rsidRDefault="0049463E" w:rsidP="00BA6D2C">
      <w:pPr>
        <w:pStyle w:val="Listenabsatz"/>
        <w:numPr>
          <w:ilvl w:val="1"/>
          <w:numId w:val="5"/>
        </w:numPr>
        <w:jc w:val="both"/>
      </w:pPr>
      <w:r>
        <w:t>Neuronale Korrelate der kongenitalen Prosopagnosie</w:t>
      </w:r>
    </w:p>
    <w:p w14:paraId="795D3D99" w14:textId="77777777" w:rsidR="00BA6D2C" w:rsidRDefault="00BA6D2C" w:rsidP="00BA6D2C">
      <w:pPr>
        <w:jc w:val="both"/>
      </w:pPr>
    </w:p>
    <w:p w14:paraId="26B1BD68" w14:textId="4927D910" w:rsidR="00532B3A" w:rsidRPr="00BA6D2C" w:rsidRDefault="0049463E" w:rsidP="0049463E">
      <w:pPr>
        <w:jc w:val="both"/>
      </w:pPr>
      <w:r>
        <w:t xml:space="preserve">       1.4</w:t>
      </w:r>
      <w:r w:rsidR="00BA6D2C">
        <w:t xml:space="preserve"> Hypothese</w:t>
      </w:r>
    </w:p>
    <w:p w14:paraId="0BBC1241" w14:textId="77777777" w:rsidR="00532B3A" w:rsidRDefault="00532B3A" w:rsidP="003A174B">
      <w:pPr>
        <w:jc w:val="both"/>
        <w:rPr>
          <w:u w:val="single"/>
        </w:rPr>
      </w:pPr>
    </w:p>
    <w:p w14:paraId="33439DCD" w14:textId="77777777" w:rsidR="006D149C" w:rsidRDefault="006D149C" w:rsidP="003A174B">
      <w:pPr>
        <w:jc w:val="both"/>
        <w:rPr>
          <w:u w:val="single"/>
        </w:rPr>
      </w:pPr>
    </w:p>
    <w:p w14:paraId="4915086D" w14:textId="5A19AD97" w:rsidR="00532B3A" w:rsidRDefault="00E12D16" w:rsidP="003E1B06">
      <w:pPr>
        <w:pStyle w:val="Listenabsatz"/>
        <w:numPr>
          <w:ilvl w:val="0"/>
          <w:numId w:val="5"/>
        </w:numPr>
        <w:ind w:left="284"/>
        <w:jc w:val="both"/>
        <w:rPr>
          <w:b/>
        </w:rPr>
      </w:pPr>
      <w:r>
        <w:rPr>
          <w:b/>
        </w:rPr>
        <w:t>Material und Methoden</w:t>
      </w:r>
    </w:p>
    <w:p w14:paraId="369FEEC3" w14:textId="77777777" w:rsidR="00A473F8" w:rsidRDefault="00A473F8" w:rsidP="00A473F8">
      <w:pPr>
        <w:pStyle w:val="Listenabsatz"/>
        <w:ind w:left="284"/>
        <w:jc w:val="both"/>
        <w:rPr>
          <w:b/>
        </w:rPr>
      </w:pPr>
    </w:p>
    <w:p w14:paraId="309787C8" w14:textId="2DA2A421" w:rsidR="00A473F8" w:rsidRDefault="00A473F8" w:rsidP="00A473F8">
      <w:pPr>
        <w:pStyle w:val="Listenabsatz"/>
        <w:numPr>
          <w:ilvl w:val="1"/>
          <w:numId w:val="5"/>
        </w:numPr>
        <w:jc w:val="both"/>
      </w:pPr>
      <w:r>
        <w:t>Probandendaten</w:t>
      </w:r>
    </w:p>
    <w:p w14:paraId="5838A350" w14:textId="77777777" w:rsidR="00A473F8" w:rsidRDefault="00A473F8" w:rsidP="00A473F8">
      <w:pPr>
        <w:pStyle w:val="Listenabsatz"/>
        <w:jc w:val="both"/>
      </w:pPr>
    </w:p>
    <w:p w14:paraId="6FC1F492" w14:textId="70371C8A" w:rsidR="00A473F8" w:rsidRDefault="00C006AF" w:rsidP="00A473F8">
      <w:pPr>
        <w:pStyle w:val="Listenabsatz"/>
        <w:numPr>
          <w:ilvl w:val="1"/>
          <w:numId w:val="5"/>
        </w:numPr>
        <w:jc w:val="both"/>
      </w:pPr>
      <w:r>
        <w:t>Fragebö</w:t>
      </w:r>
      <w:r w:rsidR="00A473F8">
        <w:t>gen</w:t>
      </w:r>
    </w:p>
    <w:p w14:paraId="005A1B06" w14:textId="77777777" w:rsidR="00FA6731" w:rsidRDefault="00FA6731" w:rsidP="00FA6731">
      <w:pPr>
        <w:jc w:val="both"/>
      </w:pPr>
    </w:p>
    <w:p w14:paraId="18153334" w14:textId="13D6EC37" w:rsidR="00FA6731" w:rsidRDefault="00FA6731" w:rsidP="00FA6731">
      <w:pPr>
        <w:pStyle w:val="Listenabsatz"/>
        <w:numPr>
          <w:ilvl w:val="2"/>
          <w:numId w:val="5"/>
        </w:numPr>
        <w:ind w:firstLine="54"/>
        <w:jc w:val="both"/>
      </w:pPr>
      <w:r>
        <w:t>CFMT</w:t>
      </w:r>
    </w:p>
    <w:p w14:paraId="3FFFB5AF" w14:textId="4551A39F" w:rsidR="00FA6731" w:rsidRDefault="00FA6731" w:rsidP="00FA6731">
      <w:pPr>
        <w:pStyle w:val="Listenabsatz"/>
        <w:numPr>
          <w:ilvl w:val="2"/>
          <w:numId w:val="5"/>
        </w:numPr>
        <w:ind w:firstLine="54"/>
        <w:jc w:val="both"/>
      </w:pPr>
      <w:r>
        <w:t>Autism-Spectrum Quotient – short version</w:t>
      </w:r>
    </w:p>
    <w:p w14:paraId="67FED5C3" w14:textId="79DD55AB" w:rsidR="00FA6731" w:rsidRPr="00AF6B54" w:rsidRDefault="00FA6731" w:rsidP="00FA6731">
      <w:pPr>
        <w:pStyle w:val="Listenabsatz"/>
        <w:numPr>
          <w:ilvl w:val="2"/>
          <w:numId w:val="5"/>
        </w:numPr>
        <w:ind w:firstLine="54"/>
        <w:jc w:val="both"/>
      </w:pPr>
      <w:r w:rsidRPr="00FA6731">
        <w:rPr>
          <w:bCs/>
        </w:rPr>
        <w:t>Toronto Alexithymia Scale</w:t>
      </w:r>
    </w:p>
    <w:p w14:paraId="575F4FEC" w14:textId="77777777" w:rsidR="00AF6B54" w:rsidRPr="0032149A" w:rsidRDefault="00AF6B54" w:rsidP="00AF6B54">
      <w:pPr>
        <w:pStyle w:val="Listenabsatz"/>
        <w:ind w:left="1134"/>
        <w:jc w:val="both"/>
      </w:pPr>
    </w:p>
    <w:p w14:paraId="737C6141" w14:textId="378DD634" w:rsidR="0032149A" w:rsidRPr="00FA6731" w:rsidRDefault="00AF6B54" w:rsidP="00AF6B54">
      <w:pPr>
        <w:ind w:left="360"/>
        <w:jc w:val="both"/>
      </w:pPr>
      <w:r>
        <w:t>2.3 Ablauf des Experiments</w:t>
      </w:r>
    </w:p>
    <w:p w14:paraId="074815E3" w14:textId="77777777" w:rsidR="0032149A" w:rsidRDefault="0032149A" w:rsidP="00A473F8">
      <w:pPr>
        <w:jc w:val="both"/>
      </w:pPr>
    </w:p>
    <w:p w14:paraId="3FCD8CD0" w14:textId="428345B4" w:rsidR="00A473F8" w:rsidRDefault="00AF6B54" w:rsidP="00AF6B54">
      <w:pPr>
        <w:ind w:left="360"/>
        <w:jc w:val="both"/>
      </w:pPr>
      <w:r>
        <w:t xml:space="preserve">2.4 </w:t>
      </w:r>
      <w:r w:rsidR="00A473F8">
        <w:t>MR – Parameter</w:t>
      </w:r>
    </w:p>
    <w:p w14:paraId="724218DD" w14:textId="77777777" w:rsidR="002674F1" w:rsidRDefault="002674F1" w:rsidP="002674F1">
      <w:pPr>
        <w:jc w:val="both"/>
      </w:pPr>
    </w:p>
    <w:p w14:paraId="789B20B1" w14:textId="231228E5" w:rsidR="002674F1" w:rsidRDefault="00AF6B54" w:rsidP="00AF6B54">
      <w:pPr>
        <w:pStyle w:val="Listenabsatz"/>
        <w:ind w:left="1843" w:hanging="709"/>
        <w:jc w:val="both"/>
      </w:pPr>
      <w:r>
        <w:t xml:space="preserve">2.4.1         </w:t>
      </w:r>
      <w:r w:rsidR="002674F1">
        <w:t>T1-gewichtete Aufnahme</w:t>
      </w:r>
    </w:p>
    <w:p w14:paraId="4FAB0E48" w14:textId="354E67B1" w:rsidR="002674F1" w:rsidRDefault="00AF6B54" w:rsidP="00AF6B54">
      <w:pPr>
        <w:pStyle w:val="Listenabsatz"/>
        <w:tabs>
          <w:tab w:val="left" w:pos="2127"/>
        </w:tabs>
        <w:ind w:left="1134"/>
        <w:jc w:val="both"/>
      </w:pPr>
      <w:r>
        <w:t xml:space="preserve">2.4.2         </w:t>
      </w:r>
      <w:r w:rsidR="002674F1">
        <w:t>T2*-gewichtete Aufnahme</w:t>
      </w:r>
    </w:p>
    <w:p w14:paraId="7C872B35" w14:textId="77777777" w:rsidR="00A473F8" w:rsidRDefault="00A473F8" w:rsidP="00A473F8">
      <w:pPr>
        <w:jc w:val="both"/>
      </w:pPr>
    </w:p>
    <w:p w14:paraId="0AD047C7" w14:textId="78A3EBF7" w:rsidR="00A473F8" w:rsidRDefault="00AF6B54" w:rsidP="00AF6B54">
      <w:pPr>
        <w:ind w:left="360"/>
        <w:jc w:val="both"/>
      </w:pPr>
      <w:r>
        <w:t>2.5</w:t>
      </w:r>
      <w:r w:rsidR="00A473F8">
        <w:t xml:space="preserve"> Experimentelles Design</w:t>
      </w:r>
    </w:p>
    <w:p w14:paraId="43A0543F" w14:textId="7774C636" w:rsidR="00AF6B54" w:rsidRDefault="00AF6B54" w:rsidP="00AF6B54">
      <w:pPr>
        <w:ind w:left="709" w:hanging="142"/>
        <w:jc w:val="both"/>
      </w:pPr>
      <w:r>
        <w:t xml:space="preserve">         </w:t>
      </w:r>
    </w:p>
    <w:p w14:paraId="55E50D50" w14:textId="0A55875E" w:rsidR="00AF6B54" w:rsidRDefault="00AF6B54" w:rsidP="00AF6B54">
      <w:pPr>
        <w:tabs>
          <w:tab w:val="left" w:pos="2127"/>
        </w:tabs>
        <w:ind w:left="709" w:firstLine="425"/>
        <w:jc w:val="both"/>
      </w:pPr>
      <w:r>
        <w:t>2.5.1         Präsentation der Stimuli</w:t>
      </w:r>
    </w:p>
    <w:p w14:paraId="1DB20D01" w14:textId="154EF0A0" w:rsidR="006D149C" w:rsidRDefault="00AF6B54" w:rsidP="006D149C">
      <w:pPr>
        <w:tabs>
          <w:tab w:val="left" w:pos="2127"/>
        </w:tabs>
        <w:ind w:left="709" w:firstLine="425"/>
        <w:jc w:val="both"/>
      </w:pPr>
      <w:r>
        <w:t>2.5.2         fMRT Paradigma</w:t>
      </w:r>
    </w:p>
    <w:p w14:paraId="69BDD93B" w14:textId="77777777" w:rsidR="006D149C" w:rsidRDefault="006D149C" w:rsidP="00CD71C9">
      <w:pPr>
        <w:jc w:val="both"/>
      </w:pPr>
    </w:p>
    <w:p w14:paraId="6C26F56F" w14:textId="7D8DAC07" w:rsidR="00A473F8" w:rsidRDefault="006D149C" w:rsidP="006D149C">
      <w:pPr>
        <w:ind w:left="360"/>
        <w:jc w:val="both"/>
      </w:pPr>
      <w:r>
        <w:t>2.6 fMRT Datenanalyse</w:t>
      </w:r>
    </w:p>
    <w:p w14:paraId="3F0D85C0" w14:textId="5BED4215" w:rsidR="006D149C" w:rsidRDefault="006D149C" w:rsidP="006D149C">
      <w:pPr>
        <w:ind w:left="360"/>
        <w:jc w:val="both"/>
      </w:pPr>
      <w:r>
        <w:t xml:space="preserve">       </w:t>
      </w:r>
    </w:p>
    <w:p w14:paraId="380D011D" w14:textId="0FFD0903" w:rsidR="006D149C" w:rsidRDefault="006D149C" w:rsidP="006D149C">
      <w:pPr>
        <w:tabs>
          <w:tab w:val="left" w:pos="1985"/>
          <w:tab w:val="left" w:pos="2127"/>
        </w:tabs>
        <w:ind w:left="1134"/>
        <w:jc w:val="both"/>
      </w:pPr>
      <w:r>
        <w:t>2.6.1         Vorverarbeitung</w:t>
      </w:r>
    </w:p>
    <w:p w14:paraId="794F7527" w14:textId="0FE5972A" w:rsidR="006D149C" w:rsidRDefault="006D149C" w:rsidP="006D149C">
      <w:pPr>
        <w:tabs>
          <w:tab w:val="left" w:pos="1985"/>
          <w:tab w:val="left" w:pos="2127"/>
        </w:tabs>
        <w:ind w:left="1134"/>
        <w:jc w:val="both"/>
      </w:pPr>
      <w:r>
        <w:t>2.6.2          Statistische Analyse</w:t>
      </w:r>
    </w:p>
    <w:p w14:paraId="2F1522F8" w14:textId="237C78FB" w:rsidR="006D149C" w:rsidRDefault="006D149C" w:rsidP="006D149C">
      <w:pPr>
        <w:tabs>
          <w:tab w:val="left" w:pos="1985"/>
          <w:tab w:val="left" w:pos="2127"/>
        </w:tabs>
        <w:ind w:left="1134"/>
        <w:jc w:val="both"/>
      </w:pPr>
      <w:r>
        <w:t xml:space="preserve">          </w:t>
      </w:r>
    </w:p>
    <w:p w14:paraId="7939EB5B" w14:textId="19033764" w:rsidR="006D149C" w:rsidRDefault="006D149C" w:rsidP="006D149C">
      <w:pPr>
        <w:tabs>
          <w:tab w:val="left" w:pos="1985"/>
          <w:tab w:val="left" w:pos="2127"/>
        </w:tabs>
        <w:ind w:left="1134"/>
        <w:jc w:val="both"/>
      </w:pPr>
      <w:r>
        <w:t xml:space="preserve">   </w:t>
      </w:r>
      <w:r w:rsidR="003554C8">
        <w:t xml:space="preserve">       </w:t>
      </w:r>
      <w:r>
        <w:t xml:space="preserve"> 2.6.2.1   Einzelprobandenanalyse</w:t>
      </w:r>
    </w:p>
    <w:p w14:paraId="2154F1F9" w14:textId="2FA330AA" w:rsidR="006D149C" w:rsidRDefault="006D149C" w:rsidP="006D149C">
      <w:pPr>
        <w:tabs>
          <w:tab w:val="left" w:pos="1985"/>
          <w:tab w:val="left" w:pos="2127"/>
        </w:tabs>
        <w:ind w:left="1134"/>
        <w:jc w:val="both"/>
      </w:pPr>
      <w:r>
        <w:t xml:space="preserve"> </w:t>
      </w:r>
      <w:r w:rsidR="003554C8">
        <w:t xml:space="preserve">    </w:t>
      </w:r>
      <w:r>
        <w:t xml:space="preserve">  </w:t>
      </w:r>
      <w:r w:rsidR="003554C8">
        <w:t xml:space="preserve">   </w:t>
      </w:r>
      <w:r>
        <w:t xml:space="preserve"> 2.6.2.2   Gruppenanalyse</w:t>
      </w:r>
    </w:p>
    <w:p w14:paraId="62142329" w14:textId="77777777" w:rsidR="003554C8" w:rsidRDefault="003554C8" w:rsidP="006D149C">
      <w:pPr>
        <w:tabs>
          <w:tab w:val="left" w:pos="1985"/>
          <w:tab w:val="left" w:pos="2127"/>
        </w:tabs>
        <w:ind w:left="1134"/>
        <w:jc w:val="both"/>
      </w:pPr>
    </w:p>
    <w:p w14:paraId="3995BE80" w14:textId="0FF97B4A" w:rsidR="003554C8" w:rsidRDefault="003554C8" w:rsidP="003554C8">
      <w:pPr>
        <w:tabs>
          <w:tab w:val="left" w:pos="1985"/>
          <w:tab w:val="left" w:pos="2127"/>
        </w:tabs>
        <w:ind w:left="1134"/>
        <w:jc w:val="both"/>
      </w:pPr>
      <w:r>
        <w:t>2.6.3          DCM-Analyse</w:t>
      </w:r>
    </w:p>
    <w:p w14:paraId="75E4E8A4" w14:textId="77777777" w:rsidR="006D149C" w:rsidRDefault="006D149C" w:rsidP="006D149C">
      <w:pPr>
        <w:tabs>
          <w:tab w:val="left" w:pos="1985"/>
          <w:tab w:val="left" w:pos="2127"/>
        </w:tabs>
        <w:ind w:left="1134"/>
        <w:jc w:val="both"/>
      </w:pPr>
    </w:p>
    <w:p w14:paraId="70FB8412" w14:textId="6F1D4C54" w:rsidR="003554C8" w:rsidRDefault="003554C8" w:rsidP="003554C8">
      <w:pPr>
        <w:tabs>
          <w:tab w:val="left" w:pos="1701"/>
          <w:tab w:val="left" w:pos="1985"/>
          <w:tab w:val="left" w:pos="2127"/>
        </w:tabs>
        <w:ind w:left="1134"/>
        <w:jc w:val="both"/>
      </w:pPr>
      <w:r>
        <w:t xml:space="preserve">           2.6.3.1   Definition der ROIs</w:t>
      </w:r>
    </w:p>
    <w:p w14:paraId="520631BE" w14:textId="40E7729B" w:rsidR="003554C8" w:rsidRDefault="003554C8" w:rsidP="003554C8">
      <w:pPr>
        <w:tabs>
          <w:tab w:val="left" w:pos="1701"/>
          <w:tab w:val="left" w:pos="1985"/>
          <w:tab w:val="left" w:pos="2127"/>
          <w:tab w:val="left" w:pos="2552"/>
        </w:tabs>
        <w:ind w:left="1134"/>
        <w:jc w:val="both"/>
      </w:pPr>
      <w:r>
        <w:t xml:space="preserve">           2.6.3.2   Zeitreihen</w:t>
      </w:r>
    </w:p>
    <w:p w14:paraId="4B1866B2" w14:textId="36C5442E" w:rsidR="002435A5" w:rsidRDefault="002435A5" w:rsidP="003554C8">
      <w:pPr>
        <w:tabs>
          <w:tab w:val="left" w:pos="1701"/>
          <w:tab w:val="left" w:pos="1985"/>
          <w:tab w:val="left" w:pos="2127"/>
          <w:tab w:val="left" w:pos="2552"/>
        </w:tabs>
        <w:ind w:left="1134"/>
        <w:jc w:val="both"/>
      </w:pPr>
      <w:r>
        <w:lastRenderedPageBreak/>
        <w:t xml:space="preserve">           2.6.3.3   Spezifikation der Modelle</w:t>
      </w:r>
    </w:p>
    <w:p w14:paraId="48D56EA7" w14:textId="682F7A9E" w:rsidR="002435A5" w:rsidRDefault="002435A5" w:rsidP="003554C8">
      <w:pPr>
        <w:tabs>
          <w:tab w:val="left" w:pos="1701"/>
          <w:tab w:val="left" w:pos="1985"/>
          <w:tab w:val="left" w:pos="2127"/>
          <w:tab w:val="left" w:pos="2552"/>
        </w:tabs>
        <w:ind w:left="1134"/>
        <w:jc w:val="both"/>
      </w:pPr>
      <w:r>
        <w:t xml:space="preserve">           2.6.3.4   DCM-Gruppenanalyse</w:t>
      </w:r>
    </w:p>
    <w:p w14:paraId="5F9234FD" w14:textId="77777777" w:rsidR="001F3A9E" w:rsidRPr="00A473F8" w:rsidRDefault="001F3A9E" w:rsidP="001F3A9E">
      <w:pPr>
        <w:tabs>
          <w:tab w:val="left" w:pos="426"/>
          <w:tab w:val="left" w:pos="1701"/>
          <w:tab w:val="left" w:pos="1985"/>
          <w:tab w:val="left" w:pos="2127"/>
          <w:tab w:val="left" w:pos="2552"/>
        </w:tabs>
        <w:ind w:left="1134"/>
        <w:jc w:val="both"/>
      </w:pPr>
    </w:p>
    <w:p w14:paraId="0E419800" w14:textId="399E3190" w:rsidR="00532B3A" w:rsidRPr="001F3A9E" w:rsidRDefault="0054297D" w:rsidP="0054297D">
      <w:pPr>
        <w:tabs>
          <w:tab w:val="left" w:pos="426"/>
        </w:tabs>
        <w:ind w:left="142"/>
        <w:jc w:val="both"/>
        <w:rPr>
          <w:u w:val="single"/>
        </w:rPr>
      </w:pPr>
      <w:r>
        <w:t xml:space="preserve">    </w:t>
      </w:r>
      <w:r w:rsidR="001F3A9E">
        <w:t>2.7 Hypothesentestung</w:t>
      </w:r>
      <w:r w:rsidR="001F3A9E" w:rsidRPr="001F3A9E">
        <w:rPr>
          <w:u w:val="single"/>
        </w:rPr>
        <w:t xml:space="preserve">   </w:t>
      </w:r>
    </w:p>
    <w:p w14:paraId="50B20C6C" w14:textId="77777777" w:rsidR="005B1A99" w:rsidRDefault="005B1A99" w:rsidP="003A174B">
      <w:pPr>
        <w:jc w:val="both"/>
        <w:rPr>
          <w:u w:val="single"/>
        </w:rPr>
      </w:pPr>
    </w:p>
    <w:p w14:paraId="0149241E" w14:textId="77777777" w:rsidR="00C20397" w:rsidRDefault="00C20397" w:rsidP="003A174B">
      <w:pPr>
        <w:jc w:val="both"/>
        <w:rPr>
          <w:u w:val="single"/>
        </w:rPr>
      </w:pPr>
    </w:p>
    <w:p w14:paraId="59936B97" w14:textId="0061822D" w:rsidR="005B1A99" w:rsidRPr="0054297D" w:rsidRDefault="0054297D" w:rsidP="0054297D">
      <w:pPr>
        <w:jc w:val="both"/>
        <w:rPr>
          <w:b/>
        </w:rPr>
      </w:pPr>
      <w:r w:rsidRPr="0054297D">
        <w:rPr>
          <w:b/>
        </w:rPr>
        <w:t>3.</w:t>
      </w:r>
      <w:r>
        <w:rPr>
          <w:b/>
        </w:rPr>
        <w:t xml:space="preserve">   </w:t>
      </w:r>
      <w:r w:rsidR="005B1A99" w:rsidRPr="0054297D">
        <w:rPr>
          <w:b/>
        </w:rPr>
        <w:t xml:space="preserve">Ergebnisse </w:t>
      </w:r>
    </w:p>
    <w:p w14:paraId="630EA0B0" w14:textId="7045A46E" w:rsidR="0054297D" w:rsidRDefault="0054297D" w:rsidP="0054297D">
      <w:r>
        <w:t xml:space="preserve">    </w:t>
      </w:r>
    </w:p>
    <w:p w14:paraId="3AC21615" w14:textId="7231B570" w:rsidR="0054297D" w:rsidRDefault="0054297D" w:rsidP="0054297D">
      <w:pPr>
        <w:tabs>
          <w:tab w:val="left" w:pos="284"/>
          <w:tab w:val="left" w:pos="426"/>
          <w:tab w:val="left" w:pos="709"/>
        </w:tabs>
      </w:pPr>
      <w:r>
        <w:t xml:space="preserve">       3.1 </w:t>
      </w:r>
      <w:r w:rsidR="003B1626">
        <w:t>Cambridge Face Memory Test – Werte</w:t>
      </w:r>
    </w:p>
    <w:p w14:paraId="398AA663" w14:textId="487274E7" w:rsidR="003B1626" w:rsidRDefault="003B1626" w:rsidP="0054297D">
      <w:pPr>
        <w:tabs>
          <w:tab w:val="left" w:pos="284"/>
          <w:tab w:val="left" w:pos="426"/>
          <w:tab w:val="left" w:pos="709"/>
        </w:tabs>
      </w:pPr>
      <w:r>
        <w:t xml:space="preserve">     </w:t>
      </w:r>
    </w:p>
    <w:p w14:paraId="69FB8E1E" w14:textId="119D5ED1" w:rsidR="003B1626" w:rsidRDefault="003B1626" w:rsidP="0054297D">
      <w:pPr>
        <w:tabs>
          <w:tab w:val="left" w:pos="284"/>
          <w:tab w:val="left" w:pos="426"/>
          <w:tab w:val="left" w:pos="709"/>
        </w:tabs>
      </w:pPr>
      <w:r>
        <w:t xml:space="preserve">       3.2 Bildgebungsergebnisse</w:t>
      </w:r>
    </w:p>
    <w:p w14:paraId="5D4B30B8" w14:textId="03830885" w:rsidR="003B1626" w:rsidRDefault="003B1626" w:rsidP="003B1626">
      <w:pPr>
        <w:tabs>
          <w:tab w:val="left" w:pos="284"/>
          <w:tab w:val="left" w:pos="426"/>
          <w:tab w:val="left" w:pos="709"/>
        </w:tabs>
      </w:pPr>
      <w:r>
        <w:t xml:space="preserve">      </w:t>
      </w:r>
    </w:p>
    <w:p w14:paraId="54EA7EDA" w14:textId="0F86B479" w:rsidR="003B1626" w:rsidRDefault="003B1626" w:rsidP="003B1626">
      <w:pPr>
        <w:tabs>
          <w:tab w:val="left" w:pos="284"/>
          <w:tab w:val="left" w:pos="426"/>
          <w:tab w:val="left" w:pos="709"/>
          <w:tab w:val="left" w:pos="2127"/>
        </w:tabs>
        <w:ind w:left="1134"/>
      </w:pPr>
      <w:r>
        <w:t>3.2.1         Hirnaktivierung der Gruppenanalyse</w:t>
      </w:r>
    </w:p>
    <w:p w14:paraId="3DC630E4" w14:textId="0684CE3D" w:rsidR="003B1626" w:rsidRDefault="003B1626" w:rsidP="003B1626">
      <w:pPr>
        <w:tabs>
          <w:tab w:val="left" w:pos="284"/>
          <w:tab w:val="left" w:pos="426"/>
          <w:tab w:val="left" w:pos="709"/>
          <w:tab w:val="left" w:pos="2127"/>
        </w:tabs>
        <w:ind w:left="1134"/>
      </w:pPr>
      <w:r>
        <w:t>3.2.2         Hirnaktivierung eines einzelnen Probanden</w:t>
      </w:r>
    </w:p>
    <w:p w14:paraId="2FE8BEA5" w14:textId="086C5A24" w:rsidR="003B1626" w:rsidRDefault="003B1626" w:rsidP="003B1626">
      <w:pPr>
        <w:tabs>
          <w:tab w:val="left" w:pos="284"/>
          <w:tab w:val="left" w:pos="426"/>
          <w:tab w:val="left" w:pos="709"/>
          <w:tab w:val="left" w:pos="2127"/>
        </w:tabs>
        <w:ind w:left="1134"/>
      </w:pPr>
      <w:r>
        <w:t>3.2.3         Prosopagnosie f-Test</w:t>
      </w:r>
    </w:p>
    <w:p w14:paraId="3FCAC7DB" w14:textId="2D61886F" w:rsidR="003B1626" w:rsidRPr="0054297D" w:rsidRDefault="003B1626" w:rsidP="003B1626">
      <w:pPr>
        <w:tabs>
          <w:tab w:val="left" w:pos="284"/>
          <w:tab w:val="left" w:pos="426"/>
          <w:tab w:val="left" w:pos="709"/>
          <w:tab w:val="left" w:pos="2127"/>
        </w:tabs>
        <w:ind w:left="1134"/>
      </w:pPr>
      <w:r>
        <w:t>3.2.4         DCM-Ergebnisse/PEB</w:t>
      </w:r>
    </w:p>
    <w:p w14:paraId="4CA79E3E" w14:textId="7251FE9C" w:rsidR="00BA4E99" w:rsidRDefault="00BA4E99" w:rsidP="003A174B">
      <w:pPr>
        <w:jc w:val="both"/>
      </w:pPr>
    </w:p>
    <w:p w14:paraId="4A4D3057" w14:textId="77777777" w:rsidR="00694CA3" w:rsidRDefault="00694CA3" w:rsidP="003A174B">
      <w:pPr>
        <w:jc w:val="both"/>
      </w:pPr>
    </w:p>
    <w:p w14:paraId="5D0104F1" w14:textId="446D73AF" w:rsidR="00150EC9" w:rsidRPr="00150EC9" w:rsidRDefault="00150EC9" w:rsidP="00150EC9">
      <w:pPr>
        <w:tabs>
          <w:tab w:val="left" w:pos="426"/>
        </w:tabs>
        <w:jc w:val="both"/>
        <w:rPr>
          <w:b/>
        </w:rPr>
      </w:pPr>
      <w:r w:rsidRPr="00150EC9">
        <w:rPr>
          <w:b/>
        </w:rPr>
        <w:t>4.</w:t>
      </w:r>
      <w:r>
        <w:rPr>
          <w:b/>
        </w:rPr>
        <w:t xml:space="preserve">   </w:t>
      </w:r>
      <w:r w:rsidRPr="00150EC9">
        <w:rPr>
          <w:b/>
        </w:rPr>
        <w:t>Diskussion</w:t>
      </w:r>
    </w:p>
    <w:p w14:paraId="4E2E948D" w14:textId="77777777" w:rsidR="00150EC9" w:rsidRDefault="00150EC9" w:rsidP="00150EC9"/>
    <w:p w14:paraId="35FBEB7F" w14:textId="67A9D708" w:rsidR="00150EC9" w:rsidRDefault="00150EC9" w:rsidP="00150EC9">
      <w:r>
        <w:t xml:space="preserve">       4.1 Zusammenfassung der Hauptergebnisse</w:t>
      </w:r>
    </w:p>
    <w:p w14:paraId="79AB30BC" w14:textId="77777777" w:rsidR="00150EC9" w:rsidRDefault="00150EC9" w:rsidP="00150EC9"/>
    <w:p w14:paraId="37798C8A" w14:textId="1F6492D2" w:rsidR="00150EC9" w:rsidRDefault="00150EC9" w:rsidP="00150EC9">
      <w:r>
        <w:t xml:space="preserve">       4.2 Aktivierungsergebnisse</w:t>
      </w:r>
    </w:p>
    <w:p w14:paraId="70614F76" w14:textId="77777777" w:rsidR="00150EC9" w:rsidRDefault="00150EC9" w:rsidP="00150EC9"/>
    <w:p w14:paraId="60326584" w14:textId="658CC4EF" w:rsidR="00150EC9" w:rsidRDefault="00150EC9" w:rsidP="00150EC9">
      <w:r>
        <w:t xml:space="preserve">       4.3 Konnektivitätsergebnisse</w:t>
      </w:r>
    </w:p>
    <w:p w14:paraId="646BDF8F" w14:textId="77777777" w:rsidR="00150EC9" w:rsidRDefault="00150EC9" w:rsidP="00150EC9"/>
    <w:p w14:paraId="196C6FE1" w14:textId="0A122E64" w:rsidR="00150EC9" w:rsidRDefault="00150EC9" w:rsidP="00150EC9">
      <w:r>
        <w:t xml:space="preserve">       4.4 Weitere Ergebnisse</w:t>
      </w:r>
    </w:p>
    <w:p w14:paraId="768A7563" w14:textId="298F9B07" w:rsidR="00150EC9" w:rsidRDefault="00150EC9" w:rsidP="00150EC9">
      <w:r>
        <w:t xml:space="preserve">  </w:t>
      </w:r>
    </w:p>
    <w:p w14:paraId="053B128B" w14:textId="434EA486" w:rsidR="00150EC9" w:rsidRDefault="00150EC9" w:rsidP="00150EC9">
      <w:r>
        <w:t xml:space="preserve">       4.5 Limitationen</w:t>
      </w:r>
    </w:p>
    <w:p w14:paraId="3B0A799A" w14:textId="1BE7E961" w:rsidR="00150EC9" w:rsidRDefault="00150EC9" w:rsidP="00150EC9">
      <w:r>
        <w:t xml:space="preserve"> </w:t>
      </w:r>
    </w:p>
    <w:p w14:paraId="2AF0FF50" w14:textId="624860C9" w:rsidR="00150EC9" w:rsidRPr="00150EC9" w:rsidRDefault="00150EC9" w:rsidP="00150EC9">
      <w:r>
        <w:t xml:space="preserve">       4.6 Fazit</w:t>
      </w:r>
    </w:p>
    <w:p w14:paraId="6DFB3669" w14:textId="77777777" w:rsidR="00C20397" w:rsidRDefault="00C20397" w:rsidP="003A174B">
      <w:pPr>
        <w:jc w:val="both"/>
      </w:pPr>
    </w:p>
    <w:p w14:paraId="0E444549" w14:textId="77777777" w:rsidR="00694CA3" w:rsidRDefault="00694CA3" w:rsidP="003A174B">
      <w:pPr>
        <w:jc w:val="both"/>
      </w:pPr>
    </w:p>
    <w:p w14:paraId="6C22C687" w14:textId="77777777" w:rsidR="00694CA3" w:rsidRDefault="00694CA3" w:rsidP="003A174B">
      <w:pPr>
        <w:jc w:val="both"/>
      </w:pPr>
    </w:p>
    <w:p w14:paraId="0D270E0D" w14:textId="77777777" w:rsidR="00694CA3" w:rsidRDefault="00694CA3" w:rsidP="003A174B">
      <w:pPr>
        <w:jc w:val="both"/>
      </w:pPr>
    </w:p>
    <w:p w14:paraId="2E52B681" w14:textId="77777777" w:rsidR="00694CA3" w:rsidRDefault="00694CA3" w:rsidP="003A174B">
      <w:pPr>
        <w:jc w:val="both"/>
      </w:pPr>
    </w:p>
    <w:p w14:paraId="36304C07" w14:textId="77777777" w:rsidR="00694CA3" w:rsidRDefault="00694CA3" w:rsidP="003A174B">
      <w:pPr>
        <w:jc w:val="both"/>
      </w:pPr>
    </w:p>
    <w:p w14:paraId="75E18839" w14:textId="77777777" w:rsidR="00694CA3" w:rsidRDefault="00694CA3" w:rsidP="003A174B">
      <w:pPr>
        <w:jc w:val="both"/>
      </w:pPr>
    </w:p>
    <w:p w14:paraId="6833F12F" w14:textId="77777777" w:rsidR="00694CA3" w:rsidRDefault="00694CA3" w:rsidP="003A174B">
      <w:pPr>
        <w:jc w:val="both"/>
      </w:pPr>
    </w:p>
    <w:p w14:paraId="556E9141" w14:textId="77777777" w:rsidR="003A174B" w:rsidRDefault="003A174B" w:rsidP="003A174B">
      <w:pPr>
        <w:jc w:val="both"/>
      </w:pPr>
    </w:p>
    <w:p w14:paraId="0DC75790" w14:textId="367A5EA8" w:rsidR="003A174B" w:rsidRPr="00B474F5" w:rsidRDefault="003A174B" w:rsidP="00B474F5">
      <w:pPr>
        <w:pStyle w:val="Listenabsatz"/>
        <w:numPr>
          <w:ilvl w:val="0"/>
          <w:numId w:val="6"/>
        </w:numPr>
        <w:ind w:left="284" w:hanging="284"/>
        <w:jc w:val="both"/>
        <w:rPr>
          <w:b/>
          <w:sz w:val="28"/>
          <w:szCs w:val="28"/>
          <w:u w:val="single"/>
        </w:rPr>
      </w:pPr>
      <w:r w:rsidRPr="00B474F5">
        <w:rPr>
          <w:b/>
          <w:sz w:val="28"/>
          <w:szCs w:val="28"/>
        </w:rPr>
        <w:t>Einleitung:</w:t>
      </w:r>
    </w:p>
    <w:p w14:paraId="6EAD5A56" w14:textId="77777777" w:rsidR="006651D1" w:rsidRPr="006651D1" w:rsidRDefault="006651D1" w:rsidP="006651D1">
      <w:pPr>
        <w:ind w:left="360"/>
        <w:jc w:val="both"/>
        <w:rPr>
          <w:b/>
          <w:sz w:val="28"/>
          <w:szCs w:val="28"/>
          <w:u w:val="single"/>
        </w:rPr>
      </w:pPr>
    </w:p>
    <w:p w14:paraId="238833C3" w14:textId="7DDFDF48" w:rsidR="00E03283" w:rsidRDefault="00E03283" w:rsidP="00E03283">
      <w:pPr>
        <w:jc w:val="both"/>
        <w:rPr>
          <w:lang w:val="de-DE"/>
        </w:rPr>
      </w:pPr>
      <w:r w:rsidRPr="00354F69">
        <w:rPr>
          <w:lang w:val="de-DE"/>
        </w:rPr>
        <w:t>Die</w:t>
      </w:r>
      <w:r>
        <w:rPr>
          <w:lang w:val="de-DE"/>
        </w:rPr>
        <w:t xml:space="preserve"> Gesichts</w:t>
      </w:r>
      <w:r w:rsidRPr="00354F69">
        <w:rPr>
          <w:lang w:val="de-DE"/>
        </w:rPr>
        <w:t>verarbeitung ist eine wichtige menschliche Fähigkeit. Die neurale</w:t>
      </w:r>
      <w:r>
        <w:rPr>
          <w:lang w:val="de-DE"/>
        </w:rPr>
        <w:t>n</w:t>
      </w:r>
      <w:r w:rsidRPr="00354F69">
        <w:rPr>
          <w:lang w:val="de-DE"/>
        </w:rPr>
        <w:t xml:space="preserve"> Grundlagen dazu wurden in den letzten Jahren umfassend erforscht. Unbekannt ist jedoch bisher</w:t>
      </w:r>
      <w:r>
        <w:rPr>
          <w:lang w:val="de-DE"/>
        </w:rPr>
        <w:t>,</w:t>
      </w:r>
      <w:r w:rsidRPr="00354F69">
        <w:rPr>
          <w:lang w:val="de-DE"/>
        </w:rPr>
        <w:t xml:space="preserve"> was die neuralen Korrelate unterschiedlicher </w:t>
      </w:r>
      <w:r w:rsidRPr="00D863D9">
        <w:rPr>
          <w:lang w:val="de-DE"/>
        </w:rPr>
        <w:t xml:space="preserve">Gesichtsverarbeitungsfähigkeiten </w:t>
      </w:r>
      <w:r w:rsidRPr="00354F69">
        <w:rPr>
          <w:lang w:val="de-DE"/>
        </w:rPr>
        <w:t>sind. Manche Menschen können Gesichter gut erkennen und manche Menschen haben Schwierigkeiten dabei. Wir wollen herausfinden</w:t>
      </w:r>
      <w:r>
        <w:rPr>
          <w:lang w:val="de-DE"/>
        </w:rPr>
        <w:t>,</w:t>
      </w:r>
      <w:r w:rsidRPr="00354F69">
        <w:rPr>
          <w:lang w:val="de-DE"/>
        </w:rPr>
        <w:t xml:space="preserve"> wie sich diese unterschiedliche</w:t>
      </w:r>
      <w:r>
        <w:rPr>
          <w:lang w:val="de-DE"/>
        </w:rPr>
        <w:t>n</w:t>
      </w:r>
      <w:r w:rsidRPr="00354F69">
        <w:rPr>
          <w:lang w:val="de-DE"/>
        </w:rPr>
        <w:t xml:space="preserve"> Fähigkeiten auf </w:t>
      </w:r>
      <w:r>
        <w:rPr>
          <w:lang w:val="de-DE"/>
        </w:rPr>
        <w:t xml:space="preserve">Ebene des </w:t>
      </w:r>
      <w:r w:rsidRPr="00354F69">
        <w:rPr>
          <w:lang w:val="de-DE"/>
        </w:rPr>
        <w:t>Gehirn</w:t>
      </w:r>
      <w:r>
        <w:rPr>
          <w:lang w:val="de-DE"/>
        </w:rPr>
        <w:t>s</w:t>
      </w:r>
      <w:r w:rsidRPr="00354F69">
        <w:rPr>
          <w:lang w:val="de-DE"/>
        </w:rPr>
        <w:t xml:space="preserve"> widerspiegeln.</w:t>
      </w:r>
      <w:r>
        <w:rPr>
          <w:lang w:val="de-DE"/>
        </w:rPr>
        <w:t xml:space="preserve"> </w:t>
      </w:r>
    </w:p>
    <w:p w14:paraId="3B3689B8" w14:textId="77777777" w:rsidR="00E03283" w:rsidRPr="00354F69" w:rsidRDefault="00E03283" w:rsidP="00E03283">
      <w:pPr>
        <w:jc w:val="both"/>
        <w:rPr>
          <w:lang w:val="de-DE"/>
        </w:rPr>
      </w:pPr>
      <w:r>
        <w:rPr>
          <w:lang w:val="de-DE"/>
        </w:rPr>
        <w:lastRenderedPageBreak/>
        <w:t>Im Folgenden gebe ich eine Einführung in die Prosopagnosie („Gesichtserkennungsschwäche“, Kap. 1.1), beschreibe die neuralen Grundlagen der Gesichtsverarbeitung (Kap. 1.2), fasse zusammen, was bisher darüber bekannt ist, wie sich Gesichtserkennungsfähigkeiten auf Hirnsystemebene auswirken (Kap. 1.3) und beschreibe abschließend die Ziele und Hypothesen meiner Arbeit (Kap. 1.4).</w:t>
      </w:r>
    </w:p>
    <w:p w14:paraId="26C3C838" w14:textId="77777777" w:rsidR="00354F69" w:rsidRPr="00354F69" w:rsidRDefault="00354F69" w:rsidP="00354F69">
      <w:pPr>
        <w:jc w:val="both"/>
      </w:pPr>
    </w:p>
    <w:p w14:paraId="6D2C1592" w14:textId="233E8BE7" w:rsidR="003A174B" w:rsidRPr="00C34FAC" w:rsidRDefault="008813A8" w:rsidP="008813A8">
      <w:pPr>
        <w:tabs>
          <w:tab w:val="left" w:pos="2534"/>
        </w:tabs>
        <w:jc w:val="both"/>
        <w:rPr>
          <w:i/>
        </w:rPr>
      </w:pPr>
      <w:r>
        <w:rPr>
          <w:i/>
        </w:rPr>
        <w:tab/>
      </w:r>
    </w:p>
    <w:p w14:paraId="40D1B648" w14:textId="77777777" w:rsidR="00E03283" w:rsidRPr="00EF4A63" w:rsidRDefault="00E03283" w:rsidP="00E03283">
      <w:pPr>
        <w:jc w:val="both"/>
        <w:rPr>
          <w:i/>
          <w:sz w:val="28"/>
          <w:szCs w:val="28"/>
          <w:u w:val="single"/>
        </w:rPr>
      </w:pPr>
      <w:r>
        <w:rPr>
          <w:i/>
          <w:sz w:val="28"/>
          <w:szCs w:val="28"/>
        </w:rPr>
        <w:t xml:space="preserve">1.1 </w:t>
      </w:r>
      <w:r w:rsidRPr="00EF4A63">
        <w:rPr>
          <w:i/>
          <w:sz w:val="28"/>
          <w:szCs w:val="28"/>
          <w:u w:val="single"/>
        </w:rPr>
        <w:t>Prosopagnosie</w:t>
      </w:r>
    </w:p>
    <w:p w14:paraId="484AB57C" w14:textId="77777777" w:rsidR="00E03283" w:rsidRDefault="00E03283" w:rsidP="00E03283">
      <w:pPr>
        <w:jc w:val="both"/>
      </w:pPr>
    </w:p>
    <w:p w14:paraId="752131E8" w14:textId="77777777" w:rsidR="00E03283" w:rsidRPr="00C27A84" w:rsidRDefault="00E03283" w:rsidP="00E03283">
      <w:pPr>
        <w:jc w:val="both"/>
        <w:rPr>
          <w:b/>
          <w:i/>
        </w:rPr>
      </w:pPr>
      <w:r w:rsidRPr="00C27A84">
        <w:rPr>
          <w:b/>
          <w:i/>
        </w:rPr>
        <w:t>Definition</w:t>
      </w:r>
    </w:p>
    <w:p w14:paraId="158485A6" w14:textId="77777777" w:rsidR="00E03283" w:rsidRPr="00BA4E99" w:rsidRDefault="00E03283" w:rsidP="00E03283">
      <w:pPr>
        <w:jc w:val="both"/>
        <w:rPr>
          <w:lang w:val="de-DE"/>
        </w:rPr>
      </w:pPr>
      <w:r w:rsidRPr="00BA4E99">
        <w:rPr>
          <w:lang w:val="de-DE"/>
        </w:rPr>
        <w:t>Prosopagnosie ist die Beeinträchtigung der Gesicht</w:t>
      </w:r>
      <w:r>
        <w:rPr>
          <w:lang w:val="de-DE"/>
        </w:rPr>
        <w:t>s</w:t>
      </w:r>
      <w:r w:rsidRPr="00BA4E99">
        <w:rPr>
          <w:lang w:val="de-DE"/>
        </w:rPr>
        <w:t>erkennung, auch Gesichterblindheit genannt. Die Menschen, die darunter leiden, sind nicht in der Lage</w:t>
      </w:r>
      <w:r>
        <w:rPr>
          <w:lang w:val="de-DE"/>
        </w:rPr>
        <w:t>,</w:t>
      </w:r>
      <w:r w:rsidRPr="00BA4E99">
        <w:rPr>
          <w:lang w:val="de-DE"/>
        </w:rPr>
        <w:t xml:space="preserve"> Gesichter wiederzuerkennen oder neue zu lernen trotz uneingeschränkten Sehvermögens und normaler Intelligenz. Man unterscheidet zwei Formen der Prosopagnosie: die erworbene und die kongenitale.</w:t>
      </w:r>
    </w:p>
    <w:p w14:paraId="1807E83B" w14:textId="77777777" w:rsidR="00E03283" w:rsidRPr="00BA4E99" w:rsidRDefault="00E03283" w:rsidP="00E03283">
      <w:pPr>
        <w:jc w:val="both"/>
        <w:rPr>
          <w:lang w:val="de-DE"/>
        </w:rPr>
      </w:pPr>
    </w:p>
    <w:p w14:paraId="0264D862" w14:textId="6CB8E4A2" w:rsidR="00E03283" w:rsidRPr="00BA4E99" w:rsidRDefault="00E03283" w:rsidP="00E03283">
      <w:pPr>
        <w:jc w:val="both"/>
        <w:rPr>
          <w:lang w:val="de-DE"/>
        </w:rPr>
      </w:pPr>
      <w:r w:rsidRPr="00BA4E99">
        <w:rPr>
          <w:lang w:val="de-DE"/>
        </w:rPr>
        <w:t xml:space="preserve">Die </w:t>
      </w:r>
      <w:r w:rsidRPr="00C27A84">
        <w:rPr>
          <w:i/>
          <w:lang w:val="de-DE"/>
        </w:rPr>
        <w:t>erworbene Prosopagnosie</w:t>
      </w:r>
      <w:r w:rsidRPr="00BA4E99">
        <w:rPr>
          <w:lang w:val="de-DE"/>
        </w:rPr>
        <w:t xml:space="preserve"> ist</w:t>
      </w:r>
      <w:r w:rsidR="000555E7">
        <w:rPr>
          <w:lang w:val="de-DE"/>
        </w:rPr>
        <w:t xml:space="preserve"> eine Erkrankung,</w:t>
      </w:r>
      <w:r w:rsidRPr="00BA4E99">
        <w:rPr>
          <w:lang w:val="de-DE"/>
        </w:rPr>
        <w:t xml:space="preserve"> die</w:t>
      </w:r>
      <w:r w:rsidR="000555E7">
        <w:rPr>
          <w:lang w:val="de-DE"/>
        </w:rPr>
        <w:t xml:space="preserve"> als</w:t>
      </w:r>
      <w:r w:rsidRPr="00BA4E99">
        <w:rPr>
          <w:lang w:val="de-DE"/>
        </w:rPr>
        <w:t xml:space="preserve"> Folge einer zerebralen Schädigung in gesicht</w:t>
      </w:r>
      <w:r>
        <w:rPr>
          <w:lang w:val="de-DE"/>
        </w:rPr>
        <w:t>s</w:t>
      </w:r>
      <w:r w:rsidRPr="00BA4E99">
        <w:rPr>
          <w:lang w:val="de-DE"/>
        </w:rPr>
        <w:t>spezifischen Arealen des Gehirns a</w:t>
      </w:r>
      <w:r>
        <w:rPr>
          <w:lang w:val="de-DE"/>
        </w:rPr>
        <w:t>ufgrund eines Unfalls oder einer Durchblutungsstörung</w:t>
      </w:r>
      <w:r w:rsidR="000555E7">
        <w:rPr>
          <w:lang w:val="de-DE"/>
        </w:rPr>
        <w:t xml:space="preserve"> entstehen kann</w:t>
      </w:r>
      <w:r w:rsidRPr="00BA4E99">
        <w:rPr>
          <w:lang w:val="de-DE"/>
        </w:rPr>
        <w:t>. Hier ergeben sich zwei Unterformen, die apperzeptive und die assoziative Prosopagnosie.</w:t>
      </w:r>
      <w:r>
        <w:rPr>
          <w:lang w:val="de-DE"/>
        </w:rPr>
        <w:t xml:space="preserve"> </w:t>
      </w:r>
      <w:r w:rsidRPr="00BA4E99">
        <w:rPr>
          <w:lang w:val="de-DE"/>
        </w:rPr>
        <w:t xml:space="preserve">Die </w:t>
      </w:r>
      <w:r w:rsidRPr="00C27A84">
        <w:rPr>
          <w:i/>
          <w:lang w:val="de-DE"/>
        </w:rPr>
        <w:t>apperzeptive Form</w:t>
      </w:r>
      <w:r w:rsidRPr="00BA4E99">
        <w:rPr>
          <w:lang w:val="de-DE"/>
        </w:rPr>
        <w:t xml:space="preserve"> beschreibt de</w:t>
      </w:r>
      <w:r>
        <w:rPr>
          <w:lang w:val="de-DE"/>
        </w:rPr>
        <w:t>n</w:t>
      </w:r>
      <w:r w:rsidRPr="00BA4E99">
        <w:rPr>
          <w:lang w:val="de-DE"/>
        </w:rPr>
        <w:t xml:space="preserve"> Verlust der Fähigkeit</w:t>
      </w:r>
      <w:r>
        <w:rPr>
          <w:lang w:val="de-DE"/>
        </w:rPr>
        <w:t>,</w:t>
      </w:r>
      <w:r w:rsidRPr="00BA4E99">
        <w:rPr>
          <w:lang w:val="de-DE"/>
        </w:rPr>
        <w:t xml:space="preserve"> Gesicht</w:t>
      </w:r>
      <w:r>
        <w:rPr>
          <w:lang w:val="de-DE"/>
        </w:rPr>
        <w:t>s</w:t>
      </w:r>
      <w:r w:rsidRPr="00BA4E99">
        <w:rPr>
          <w:lang w:val="de-DE"/>
        </w:rPr>
        <w:t>strukturen als solche zu erkennen. Die Wahrnehmung von Gesichter</w:t>
      </w:r>
      <w:r>
        <w:rPr>
          <w:lang w:val="de-DE"/>
        </w:rPr>
        <w:t>n</w:t>
      </w:r>
      <w:r w:rsidRPr="00BA4E99">
        <w:rPr>
          <w:lang w:val="de-DE"/>
        </w:rPr>
        <w:t xml:space="preserve"> ist gestört und dadurch ist auch das Unterscheiden zwischen zwei Gesichtern unmöglich. Die </w:t>
      </w:r>
      <w:r w:rsidRPr="00C27A84">
        <w:rPr>
          <w:i/>
          <w:lang w:val="de-DE"/>
        </w:rPr>
        <w:t>assoziative Form</w:t>
      </w:r>
      <w:r w:rsidRPr="00BA4E99">
        <w:rPr>
          <w:lang w:val="de-DE"/>
        </w:rPr>
        <w:t xml:space="preserve"> beschreibt die Unfähigkeit</w:t>
      </w:r>
      <w:r>
        <w:rPr>
          <w:lang w:val="de-DE"/>
        </w:rPr>
        <w:t>,</w:t>
      </w:r>
      <w:r w:rsidRPr="00BA4E99">
        <w:rPr>
          <w:lang w:val="de-DE"/>
        </w:rPr>
        <w:t xml:space="preserve"> Gesichter mit einer Identität und mit biografischen Erinnerungen zu verknüpfen. Die Betroffene können zwar die Struktur </w:t>
      </w:r>
      <w:r>
        <w:rPr>
          <w:lang w:val="de-DE"/>
        </w:rPr>
        <w:t>des Gesichts erkennen, sind aber</w:t>
      </w:r>
      <w:r w:rsidRPr="00BA4E99">
        <w:rPr>
          <w:lang w:val="de-DE"/>
        </w:rPr>
        <w:t xml:space="preserve"> nicht in der Lage</w:t>
      </w:r>
      <w:r>
        <w:rPr>
          <w:lang w:val="de-DE"/>
        </w:rPr>
        <w:t>,</w:t>
      </w:r>
      <w:r w:rsidRPr="00BA4E99">
        <w:rPr>
          <w:lang w:val="de-DE"/>
        </w:rPr>
        <w:t xml:space="preserve"> es mit einer bekannte</w:t>
      </w:r>
      <w:r>
        <w:rPr>
          <w:lang w:val="de-DE"/>
        </w:rPr>
        <w:t>n</w:t>
      </w:r>
      <w:r w:rsidRPr="00BA4E99">
        <w:rPr>
          <w:lang w:val="de-DE"/>
        </w:rPr>
        <w:t xml:space="preserve"> Identität in Zusammenhang zu bringen</w:t>
      </w:r>
      <w:r w:rsidR="00D97574">
        <w:rPr>
          <w:lang w:val="de-DE"/>
        </w:rPr>
        <w:t xml:space="preserve"> (für einen Überblick, vgl.</w:t>
      </w:r>
      <w:r w:rsidR="002D0A29">
        <w:rPr>
          <w:lang w:val="de-DE"/>
        </w:rPr>
        <w:fldChar w:fldCharType="begin" w:fldLock="1"/>
      </w:r>
      <w:r w:rsidR="00AE5AFB">
        <w:rPr>
          <w:lang w:val="de-DE"/>
        </w:rPr>
        <w:instrText>ADDIN CSL_CITATION {"citationItems":[{"id":"ITEM-1","itemData":{"ISSN":"0733-8619","PMID":"12916490","abstract":"Face recognition is one of the most complex visual tasks performed by the human brain. Data from monkeys suggest that area IT may play a key role in identifying faces, and functional imaging research suggests that the human homologue of IT may be located in the medial occipitotemporal cortex, where a FFA has been located. Damage to medial occipitotemporal structures on the right or bilaterally leads to prosopagnosia, the failure to recognize facial identity. Prosopagnosia is not a single functional disorder but a family of dysfunctions, with different patients having different degrees of impairments to various perceptual and memory stages involved in face processing. Understanding the perceptual basis of this disorder and epiphenomena, such as covert recognition, is a goal of current research. Deficits in face perception also may contribute to Capgras syndrome and may be related to the impaired social development of patients with Asperger syndrome. More recently, identified deficits in face processing include the false recognition of unfamiliar faces and the impaired extraction of social information from faces, independent of the recognition of identity. Many of these prosopagnosia and other face processing deficits can be placed in the context of cognitive models of face processing stages, which are being refined continually by data from neurologic patients and functional imaging in normal subjects.","author":[{"dropping-particle":"","family":"Barton","given":"Jason J","non-dropping-particle":"","parse-names":false,"suffix":""}],"container-title":"Neurologic clinics","id":"ITEM-1","issue":"2","issued":{"date-parts":[["2003","5"]]},"page":"521-48","title":"Disorders of face perception and recognition.","type":"article-journal","volume":"21"},"uris":["http://www.mendeley.com/documents/?uuid=a9e995f9-c077-3b2c-892d-aa8a6b3caea8"]}],"mendeley":{"formattedCitation":"(J. J. Barton, 2003)","manualFormatting":" Barton, 2003)","plainTextFormattedCitation":"(J. J. Barton, 2003)","previouslyFormattedCitation":"(J. J. Barton, 2003)"},"properties":{"noteIndex":0},"schema":"https://github.com/citation-style-language/schema/raw/master/csl-citation.json"}</w:instrText>
      </w:r>
      <w:r w:rsidR="002D0A29">
        <w:rPr>
          <w:lang w:val="de-DE"/>
        </w:rPr>
        <w:fldChar w:fldCharType="separate"/>
      </w:r>
      <w:r w:rsidR="002D0A29" w:rsidRPr="002D0A29">
        <w:rPr>
          <w:noProof/>
          <w:lang w:val="de-DE"/>
        </w:rPr>
        <w:t xml:space="preserve"> Barton, 2003)</w:t>
      </w:r>
      <w:r w:rsidR="002D0A29">
        <w:rPr>
          <w:lang w:val="de-DE"/>
        </w:rPr>
        <w:fldChar w:fldCharType="end"/>
      </w:r>
      <w:r w:rsidRPr="00BA4E99">
        <w:rPr>
          <w:lang w:val="de-DE"/>
        </w:rPr>
        <w:t>.</w:t>
      </w:r>
    </w:p>
    <w:p w14:paraId="71CDDCDF" w14:textId="77777777" w:rsidR="00E03283" w:rsidRPr="00C27A84" w:rsidRDefault="00E03283" w:rsidP="00E03283">
      <w:pPr>
        <w:jc w:val="both"/>
        <w:rPr>
          <w:lang w:val="de-DE"/>
        </w:rPr>
      </w:pPr>
    </w:p>
    <w:p w14:paraId="6DB7FE6B" w14:textId="4E66B4AB" w:rsidR="000555E7" w:rsidRPr="00691553" w:rsidRDefault="00E03283" w:rsidP="000555E7">
      <w:pPr>
        <w:jc w:val="both"/>
      </w:pPr>
      <w:r w:rsidRPr="000372E1">
        <w:t xml:space="preserve">Die </w:t>
      </w:r>
      <w:r w:rsidRPr="00C27A84">
        <w:rPr>
          <w:i/>
        </w:rPr>
        <w:t>kongenitale Prosopagnosie</w:t>
      </w:r>
      <w:r w:rsidRPr="000372E1">
        <w:t xml:space="preserve"> ist eine lebenslange Beeinträchtigung des Wi</w:t>
      </w:r>
      <w:r w:rsidR="00850DED">
        <w:t>e</w:t>
      </w:r>
      <w:r w:rsidRPr="000372E1">
        <w:t>dererkennens von Gesichtsidentitäten. Diese fängt möglicherweise ab Geburt an oder entwickelt sich kurze Z</w:t>
      </w:r>
      <w:r>
        <w:t>eit danach. Die Betroffene verfügen über</w:t>
      </w:r>
      <w:r w:rsidRPr="000372E1">
        <w:t xml:space="preserve"> ein normales Sehvermögen und eine normale Intelligenz. Sie sind in der Lage</w:t>
      </w:r>
      <w:r>
        <w:t>,</w:t>
      </w:r>
      <w:r w:rsidRPr="000372E1">
        <w:t xml:space="preserve"> die Struktur eines Gesichtes zu erkennen, können die</w:t>
      </w:r>
      <w:r>
        <w:t>se</w:t>
      </w:r>
      <w:r w:rsidRPr="000372E1">
        <w:t xml:space="preserve"> aber nicht mit einer Identität verknüpfen. Sie entwickeln eigene Strategien, indem sie ihnen bekannte Menschen über die Stimme, Haare oder Kleidung wiedererkennen</w:t>
      </w:r>
      <w:r>
        <w:t>.</w:t>
      </w:r>
      <w:r w:rsidR="000555E7">
        <w:t xml:space="preserve"> Die kongenitale Prosopagnosie ist extrem heterogen. Die meisten Betroffene haben eher eine assoziative oder mnestische Form, sodass sie Schwierigkeiten mit der Erkennung der Identität von Menschen haben. Allerdings gibt es auch Fälle in denen die Wahrnehmung des Gesichts beeinträchtigt ist. Sie analysieren oft die Gesichter Merkmal für Merkmal, anstatt sie als Ganzes zu sehen. Aufgrund von diesen Unterschieden zwischen Prosopagnostiker stellt sich die Frage, ob kongenitale Prosopagnosie tatsächlich eine Pathologie ist oder nur eine schlechte Leistung innerhalb der Norm.</w:t>
      </w:r>
      <w:r w:rsidR="00B8271B">
        <w:t xml:space="preserve"> Dazu gibt es die sogenannte </w:t>
      </w:r>
      <w:r w:rsidR="00B8271B">
        <w:rPr>
          <w:i/>
        </w:rPr>
        <w:t xml:space="preserve">normative view </w:t>
      </w:r>
      <w:r w:rsidR="00B8271B">
        <w:t xml:space="preserve">und </w:t>
      </w:r>
      <w:r w:rsidR="00B8271B">
        <w:rPr>
          <w:i/>
        </w:rPr>
        <w:t>pathological view.</w:t>
      </w:r>
      <w:r w:rsidR="00B8271B">
        <w:t xml:space="preserve"> Bei der </w:t>
      </w:r>
      <w:r w:rsidR="00B8271B">
        <w:rPr>
          <w:i/>
        </w:rPr>
        <w:t>normative view</w:t>
      </w:r>
      <w:r w:rsidR="00B8271B">
        <w:t xml:space="preserve"> wird die kongenitale Prosopagnosie als stati</w:t>
      </w:r>
      <w:r w:rsidR="005B7657">
        <w:t xml:space="preserve">stisches Phänomen betrachtet, in dem Prosopagnostiker die schlechteste Fraktion innerhalb einer Normalverteilung darstellen. Dagegen </w:t>
      </w:r>
      <w:r w:rsidR="00691553">
        <w:t xml:space="preserve">sind die Vertreter der </w:t>
      </w:r>
      <w:r w:rsidR="00691553">
        <w:rPr>
          <w:i/>
        </w:rPr>
        <w:t xml:space="preserve">pathological view </w:t>
      </w:r>
      <w:r w:rsidR="00691553">
        <w:t xml:space="preserve">der Meinung, dass kongenitale Prosopagnostiker eine eigene </w:t>
      </w:r>
      <w:r w:rsidR="00691553">
        <w:lastRenderedPageBreak/>
        <w:t>Population bilden, die eine Pathologie in der Entwicklung der Gesichtsverarbeitung haben (für einen Überblick, vgl.</w:t>
      </w:r>
      <w:r w:rsidR="00691553">
        <w:fldChar w:fldCharType="begin" w:fldLock="1"/>
      </w:r>
      <w:r w:rsidR="00AE5AFB">
        <w:instrText>ADDIN CSL_CITATION {"citationItems":[{"id":"ITEM-1","itemData":{"DOI":"10.1016/j.neuropsychologia.2016.06.008","ISSN":"1873-3514","PMID":"27312748","abstract":"Developmental prosopagnosia has received increased attention in recent years, but as yet has no confirmed genetic or structural markers. It is not certain whether this condition reflects simply the low-end of the spectrum of normal face recognition, an 'under-development', or a pathologic failure to develop such mechanisms, a 'mal-development'. This difference in views creates challenges for the diagnosis of developmental prosopagnosia by behavioural criteria alone, which also vary substantially between studies, with secondary effects on issues such as determining its prevalence. After review of the literature and the problems inherent to diagnoses based solely on behavioural data, we propose as a starting discussion point a set of two primary and four secondary criteria for the diagnosis of developmental prosopagnosia.","author":[{"dropping-particle":"","family":"Barton","given":"Jason J S","non-dropping-particle":"","parse-names":false,"suffix":""},{"dropping-particle":"","family":"Corrow","given":"Sherryse L","non-dropping-particle":"","parse-names":false,"suffix":""}],"container-title":"Neuropsychologia","id":"ITEM-1","issued":{"date-parts":[["2016"]]},"page":"119-124","publisher":"NIH Public Access","title":"The problem of being bad at faces.","type":"article-journal","volume":"89"},"uris":["http://www.mendeley.com/documents/?uuid=2c93f852-49a2-316c-a273-2ee1c766dee8"]}],"mendeley":{"formattedCitation":"(J. J. S. Barton &amp; Corrow, 2016)","manualFormatting":" Barton &amp; Corrow, 2016)","plainTextFormattedCitation":"(J. J. S. Barton &amp; Corrow, 2016)","previouslyFormattedCitation":"(J. J. S. Barton &amp; Corrow, 2016)"},"properties":{"noteIndex":0},"schema":"https://github.com/citation-style-language/schema/raw/master/csl-citation.json"}</w:instrText>
      </w:r>
      <w:r w:rsidR="00691553">
        <w:fldChar w:fldCharType="separate"/>
      </w:r>
      <w:r w:rsidR="00691553" w:rsidRPr="00691553">
        <w:rPr>
          <w:noProof/>
        </w:rPr>
        <w:t xml:space="preserve"> Barton &amp; Corrow, 2016)</w:t>
      </w:r>
      <w:r w:rsidR="00691553">
        <w:fldChar w:fldCharType="end"/>
      </w:r>
      <w:r w:rsidR="00691553">
        <w:t>.</w:t>
      </w:r>
    </w:p>
    <w:p w14:paraId="7FEE6F88" w14:textId="77777777" w:rsidR="00E03283" w:rsidRDefault="00E03283" w:rsidP="00E03283">
      <w:pPr>
        <w:jc w:val="both"/>
      </w:pPr>
    </w:p>
    <w:p w14:paraId="3B5C4313" w14:textId="77777777" w:rsidR="00BC5AF2" w:rsidRDefault="00BC5AF2" w:rsidP="00E03283">
      <w:pPr>
        <w:jc w:val="both"/>
      </w:pPr>
    </w:p>
    <w:p w14:paraId="356DFADF" w14:textId="77777777" w:rsidR="00E03283" w:rsidRPr="00C27A84" w:rsidRDefault="00E03283" w:rsidP="00E03283">
      <w:pPr>
        <w:jc w:val="both"/>
        <w:rPr>
          <w:b/>
          <w:i/>
        </w:rPr>
      </w:pPr>
      <w:r w:rsidRPr="00C27A84">
        <w:rPr>
          <w:b/>
          <w:i/>
        </w:rPr>
        <w:t>Diagnostik</w:t>
      </w:r>
    </w:p>
    <w:p w14:paraId="573E0D42" w14:textId="241E4307" w:rsidR="00E03283" w:rsidRPr="00BA4E99" w:rsidRDefault="00E03283" w:rsidP="00E03283">
      <w:pPr>
        <w:jc w:val="both"/>
        <w:rPr>
          <w:lang w:val="de-DE"/>
        </w:rPr>
      </w:pPr>
      <w:r>
        <w:rPr>
          <w:lang w:val="de-DE"/>
        </w:rPr>
        <w:t>Gesichtswiedererkennungsfähigkeiten können auf verschiedene Weisen bestimmt werden (f</w:t>
      </w:r>
      <w:r w:rsidR="00015FFE">
        <w:rPr>
          <w:lang w:val="de-DE"/>
        </w:rPr>
        <w:t>ür einen Überblick, vgl.</w:t>
      </w:r>
      <w:r w:rsidR="00015FFE">
        <w:rPr>
          <w:lang w:val="de-DE"/>
        </w:rPr>
        <w:fldChar w:fldCharType="begin" w:fldLock="1"/>
      </w:r>
      <w:r w:rsidR="00AE5AFB">
        <w:rPr>
          <w:lang w:val="de-DE"/>
        </w:rPr>
        <w:instrText>ADDIN CSL_CITATION {"citationItems":[{"id":"ITEM-1","itemData":{"DOI":"10.1002/wcs.1374","ISSN":"1939-5086","PMID":"26681428","abstract":"Developmental prosopagnosia (DP) is a neurodevelopmental condition characterized by severe face identity recognition problems that results from a failure to develop the mechanisms necessary for adequate face processing (Duchaine BC, Nakayama K. Developmental prosopagnosia: a window to content-specific face processing. Curr Opin Neurobiol 2006, 16:166-173.). It occurs in children and adults with normal visual acuity, and without intellectual impairments or known brain injuries. Given the importance of face recognition in daily life, and the detrimental effects of impaired face recognition, DP is an important area of study. Yet conventions for classifying individuals as DP for research purposes are poorly defined. In this focus paper, we discuss: (1) criteria for an operational definition of DP; 2) tests of face recognition and conventions for classifying individuals as DP; and 3) important considerations regarding common associations and dissociations, and cognitive heterogeneity in DP. We also highlight issues unique to studying DP in children, a relatively new endeavor that is proving to be an important complement to the work with adults. Ultimately, we hope to identify challenges researchers face when studying DP, and offer guidelines for others to consider when embarking on their own research pursuits on the topic. For further resources related to this article, please visit the WIREs website.","author":[{"dropping-particle":"","family":"Dalrymple","given":"Kirsten A","non-dropping-particle":"","parse-names":false,"suffix":""},{"dropping-particle":"","family":"Palermo","given":"Romina","non-dropping-particle":"","parse-names":false,"suffix":""}],"container-title":"Wiley interdisciplinary reviews. Cognitive science","id":"ITEM-1","issue":"1","issued":{"date-parts":[["2016","1"]]},"page":"73-87","title":"Guidelines for studying developmental prosopagnosia in adults and children","type":"article-journal","volume":"7"},"uris":["http://www.mendeley.com/documents/?uuid=2f59f12b-c958-3183-95d3-7eaf240e4114"]},{"id":"ITEM-2","itemData":{"DOI":"10.2147/EB.S92838","ISSN":"1179-2744","author":[{"dropping-particle":"","family":"Barton","given":"Jason","non-dropping-particle":"","parse-names":false,"suffix":""},{"dropping-particle":"","family":"Corrow","given":"Sherryse","non-dropping-particle":"","parse-names":false,"suffix":""},{"dropping-particle":"","family":"Dalrymple","given":"Kirsten","non-dropping-particle":"","parse-names":false,"suffix":""}],"container-title":"Eye and Brain","id":"ITEM-2","issue":"September","issued":{"date-parts":[["2016"]]},"page":"165-175","title":"Prosopagnosia: current perspectives","type":"article-journal","volume":"Volume 8"},"uris":["http://www.mendeley.com/documents/?uuid=6672b7e3-c474-430c-ac96-aec89f6e4872"]}],"mendeley":{"formattedCitation":"(J. Barton, Corrow, &amp; Dalrymple, 2016; Dalrymple &amp; Palermo, 2016)","manualFormatting":" Barton, Corrow, &amp; Dalrymple, 2016; Dalrymple &amp; Palermo, 2016)","plainTextFormattedCitation":"(J. Barton, Corrow, &amp; Dalrymple, 2016; Dalrymple &amp; Palermo, 2016)","previouslyFormattedCitation":"(J. Barton, Corrow, &amp; Dalrymple, 2016; Dalrymple &amp; Palermo, 2016)"},"properties":{"noteIndex":0},"schema":"https://github.com/citation-style-language/schema/raw/master/csl-citation.json"}</w:instrText>
      </w:r>
      <w:r w:rsidR="00015FFE">
        <w:rPr>
          <w:lang w:val="de-DE"/>
        </w:rPr>
        <w:fldChar w:fldCharType="separate"/>
      </w:r>
      <w:r w:rsidR="00015FFE" w:rsidRPr="00015FFE">
        <w:rPr>
          <w:noProof/>
          <w:lang w:val="de-DE"/>
        </w:rPr>
        <w:t xml:space="preserve"> Barton, Corrow, &amp; Dalrymple, 2016; Dalrymple &amp; Palermo, 2016)</w:t>
      </w:r>
      <w:r w:rsidR="00015FFE">
        <w:rPr>
          <w:lang w:val="de-DE"/>
        </w:rPr>
        <w:fldChar w:fldCharType="end"/>
      </w:r>
      <w:r>
        <w:rPr>
          <w:lang w:val="de-DE"/>
        </w:rPr>
        <w:t xml:space="preserve">. Ein etablierter Test, der auch in dieser Arbeit zum Einsatz kommt, ist der </w:t>
      </w:r>
      <w:r w:rsidRPr="00BA4E99">
        <w:rPr>
          <w:lang w:val="de-DE"/>
        </w:rPr>
        <w:t>‚Cambridge Face Memory Test‘</w:t>
      </w:r>
      <w:r>
        <w:rPr>
          <w:lang w:val="de-DE"/>
        </w:rPr>
        <w:t xml:space="preserve"> (CFMT)</w:t>
      </w:r>
      <w:r>
        <w:rPr>
          <w:lang w:val="es-ES"/>
        </w:rPr>
        <w:t xml:space="preserve">. Er </w:t>
      </w:r>
      <w:r w:rsidRPr="00BA4E99">
        <w:rPr>
          <w:lang w:val="es-ES"/>
        </w:rPr>
        <w:t>gilt als etablierter Test zur Diagnostik von Prosopagnosie</w:t>
      </w:r>
      <w:r w:rsidR="006F23D5">
        <w:rPr>
          <w:lang w:val="es-ES"/>
        </w:rPr>
        <w:t xml:space="preserve"> </w:t>
      </w:r>
      <w:r w:rsidR="006F23D5">
        <w:rPr>
          <w:lang w:val="es-ES"/>
        </w:rPr>
        <w:fldChar w:fldCharType="begin" w:fldLock="1"/>
      </w:r>
      <w:r w:rsidR="00C54D51">
        <w:rPr>
          <w:lang w:val="es-ES"/>
        </w:rPr>
        <w:instrText>ADDIN CSL_CITATION {"citationItems":[{"id":"ITEM-1","itemData":{"DOI":"10.1016/j.neuropsychologia.2005.07.001","abstract":"The two standardized tests of face recognition that are widely used suffer from serious shortcomings [Duchaine, B. &amp; Weidenfeld, A. (2003). An evaluation of two commonly used tests of unfamiliar face recognition. Neuropsychologia, 41, 713–720; Duchaine, B. &amp; Nakayama, K. (2004). Developmental prosopagnosia and the Benton Facial Recognition Test. Neurology, 62, 1219–1220]. Images in the Warrington Recognition Memory for Faces test include substantial non-facial information, and the simultaneous presentation of faces in the Benton Facial Recognition Test allows feature matching. Here, we present results from a new test, the Cambridge Face Memory Test, which builds on the strengths of the previous tests. In the test, participants are introduced to six target faces, and then they are tested with forced choice items consisting of three faces, one of which is a target. For each target face, three test items contain views identical to those studied in the introduction, five present novel views, and four present novel views with noise. There are a total of 72 items, and 50 controls averaged 58. To determine whether the test requires the special mechanisms used to recognize upright faces, we conducted two experiments. We predicted that controls would perform much more poorly when the face images are inverted, and as predicted, inverted performance was much worse with a mean of 42. Next we assessed whether eight prosopagnosics would perform poorly on the upright version. The prosopagnosic mean was 37, and six prosopagnosics scored outside the normal range. In contrast, the Warrington test and the Benton test failed to classify a majority of the prosopagnosics as impaired. These results indicate that the new test effectively assesses face recognition across a wide range of abilities.","author":[{"dropping-particle":"","family":"Duchaine","given":"Brad","non-dropping-particle":"","parse-names":false,"suffix":""},{"dropping-particle":"","family":"Nakayama","given":"Ken","non-dropping-particle":"","parse-names":false,"suffix":""}],"container-title":"Neuropsychologia","id":"ITEM-1","issued":{"date-parts":[["2006"]]},"page":"576-585","title":"The Cambridge Face Memory Test: Results for neurologically intact individuals and an investigation of its validity using inverted face stimuli and prosopagnosic participants","type":"article-journal","volume":"44"},"uris":["http://www.mendeley.com/documents/?uuid=9679cd05-ab91-3e73-afbb-fe3a4be3f025"]},{"id":"ITEM-2","itemData":{"DOI":"10.2147/EB.S92838","ISSN":"1179-2744","PMID":"28539812","abstract":"Prosopagnosia is a selective visual agnosia characterized by the inability to recognize the identity of faces. There are both acquired forms secondary to brain damage and developmental forms without obvious structural lesions. In this review, we first discuss the diagnosis of acquired and developmental prosopagnosia, and the challenges present in the latter case. Second, we discuss the evidence regarding the selectivity of the prosopagnosic defect, particularly in relation to the recognition of other objects, written words (another visual object category requiring high expertise), and voices. Third, we summarize recent findings about the structural and functional basis of prosopagnosia from studies using magnetic resonance imaging, functional magnetic resonance imaging, and event-related potentials. Finally, we discuss recent attempts at rehabilitation of face recognition in prosopagnosia.","author":[{"dropping-particle":"","family":"Corrow","given":"Sherryse L","non-dropping-particle":"","parse-names":false,"suffix":""},{"dropping-particle":"","family":"Dalrymple","given":"Kirsten A","non-dropping-particle":"","parse-names":false,"suffix":""},{"dropping-particle":"","family":"Barton","given":"Jason Js","non-dropping-particle":"","parse-names":false,"suffix":""}],"container-title":"Eye and brain","id":"ITEM-2","issued":{"date-parts":[["2016"]]},"page":"165-175","publisher":"Dove Press","title":"Prosopagnosia: current perspectives.","type":"article-journal","volume":"8"},"uris":["http://www.mendeley.com/documents/?uuid=21e511eb-044e-3ea8-bef2-66d06d04554d"]}],"mendeley":{"formattedCitation":"(Corrow, Dalrymple, &amp; Barton, 2016; Duchaine &amp; Nakayama, 2006)","plainTextFormattedCitation":"(Corrow, Dalrymple, &amp; Barton, 2016; Duchaine &amp; Nakayama, 2006)","previouslyFormattedCitation":"(Corrow, Dalrymple, &amp; Barton, 2016; Duchaine &amp; Nakayama, 2006)"},"properties":{"noteIndex":0},"schema":"https://github.com/citation-style-language/schema/raw/master/csl-citation.json"}</w:instrText>
      </w:r>
      <w:r w:rsidR="006F23D5">
        <w:rPr>
          <w:lang w:val="es-ES"/>
        </w:rPr>
        <w:fldChar w:fldCharType="separate"/>
      </w:r>
      <w:r w:rsidR="006F23D5" w:rsidRPr="006F23D5">
        <w:rPr>
          <w:noProof/>
          <w:lang w:val="es-ES"/>
        </w:rPr>
        <w:t>(Corrow, Dalrymple, &amp; Barton, 2016; Duchaine &amp; Nakayama, 2006)</w:t>
      </w:r>
      <w:r w:rsidR="006F23D5">
        <w:rPr>
          <w:lang w:val="es-ES"/>
        </w:rPr>
        <w:fldChar w:fldCharType="end"/>
      </w:r>
      <w:r w:rsidRPr="00BA4E99">
        <w:rPr>
          <w:lang w:val="es-ES"/>
        </w:rPr>
        <w:t>.</w:t>
      </w:r>
    </w:p>
    <w:p w14:paraId="028F8B6D" w14:textId="2E33361D" w:rsidR="00E03283" w:rsidRPr="00D27AE7" w:rsidRDefault="00E03283" w:rsidP="00E03283">
      <w:pPr>
        <w:jc w:val="both"/>
        <w:rPr>
          <w:color w:val="C0504D" w:themeColor="accent2"/>
          <w:lang w:val="es-ES"/>
        </w:rPr>
      </w:pPr>
      <w:r w:rsidRPr="00BA4E99">
        <w:rPr>
          <w:lang w:val="es-ES"/>
        </w:rPr>
        <w:t>Der Test besteht aus drei Teile</w:t>
      </w:r>
      <w:r>
        <w:rPr>
          <w:lang w:val="es-ES"/>
        </w:rPr>
        <w:t>n</w:t>
      </w:r>
      <w:r w:rsidRPr="00BA4E99">
        <w:rPr>
          <w:lang w:val="es-ES"/>
        </w:rPr>
        <w:t xml:space="preserve">. Im ersten Teil lernt man </w:t>
      </w:r>
      <w:r>
        <w:rPr>
          <w:lang w:val="es-ES"/>
        </w:rPr>
        <w:t xml:space="preserve">insgesamt sechs Gesichter </w:t>
      </w:r>
      <w:r w:rsidRPr="00BA4E99">
        <w:rPr>
          <w:lang w:val="es-ES"/>
        </w:rPr>
        <w:t>kennen. Es wird erst ein Gesicht aus drei Winkeln gezeigt, das man sich einprägen muss</w:t>
      </w:r>
      <w:r>
        <w:rPr>
          <w:lang w:val="es-ES"/>
        </w:rPr>
        <w:t>. Dann</w:t>
      </w:r>
      <w:r w:rsidRPr="00BA4E99">
        <w:rPr>
          <w:lang w:val="es-ES"/>
        </w:rPr>
        <w:t xml:space="preserve"> werden drei Gesichter gezeigt, von denen man das erlernte Gesicht wiedererkennen soll. Im zweiten Teil werden alle sechs Gesichter nochmal für </w:t>
      </w:r>
      <w:r w:rsidRPr="00C27A84">
        <w:t>20</w:t>
      </w:r>
      <w:r>
        <w:t> </w:t>
      </w:r>
      <w:r w:rsidRPr="00C27A84">
        <w:t>sec</w:t>
      </w:r>
      <w:r w:rsidRPr="00BA4E99">
        <w:rPr>
          <w:lang w:val="es-ES"/>
        </w:rPr>
        <w:t xml:space="preserve"> gezeigt. Dann werden weiterhin immer drei Gesichter zur Auswahl gegeben</w:t>
      </w:r>
      <w:r>
        <w:rPr>
          <w:lang w:val="es-ES"/>
        </w:rPr>
        <w:t>,</w:t>
      </w:r>
      <w:r w:rsidRPr="00BA4E99">
        <w:rPr>
          <w:lang w:val="es-ES"/>
        </w:rPr>
        <w:t xml:space="preserve"> unter denen man ei</w:t>
      </w:r>
      <w:r>
        <w:rPr>
          <w:lang w:val="es-ES"/>
        </w:rPr>
        <w:t>nes</w:t>
      </w:r>
      <w:r w:rsidRPr="00BA4E99">
        <w:rPr>
          <w:lang w:val="es-ES"/>
        </w:rPr>
        <w:t xml:space="preserve"> der sechs erlernte</w:t>
      </w:r>
      <w:r>
        <w:rPr>
          <w:lang w:val="es-ES"/>
        </w:rPr>
        <w:t>n</w:t>
      </w:r>
      <w:r w:rsidRPr="00BA4E99">
        <w:rPr>
          <w:lang w:val="es-ES"/>
        </w:rPr>
        <w:t xml:space="preserve"> Gesichter wiedererkennen soll. In diesem Teil ändert sich die Belichtung der Gesichter. Der dritte Teil verläuft wie der zweite, die Gesichter werden aber verrauscht</w:t>
      </w:r>
      <w:r>
        <w:rPr>
          <w:lang w:val="es-ES"/>
        </w:rPr>
        <w:t xml:space="preserve"> gezeigt</w:t>
      </w:r>
      <w:r w:rsidRPr="00BA4E99">
        <w:rPr>
          <w:lang w:val="es-ES"/>
        </w:rPr>
        <w:t>, sodass die Wiedererkennung schwieriger wird.</w:t>
      </w:r>
      <w:r>
        <w:rPr>
          <w:lang w:val="es-ES"/>
        </w:rPr>
        <w:t xml:space="preserve"> Eine genaue Beschreibung des CFMT wird in Kap. *** gegeben.</w:t>
      </w:r>
      <w:r w:rsidR="00D27AE7">
        <w:rPr>
          <w:lang w:val="es-ES"/>
        </w:rPr>
        <w:t xml:space="preserve"> </w:t>
      </w:r>
      <w:r w:rsidR="00D27AE7">
        <w:rPr>
          <w:color w:val="C0504D" w:themeColor="accent2"/>
          <w:lang w:val="es-ES"/>
        </w:rPr>
        <w:t>Im Methoden-Teil genau</w:t>
      </w:r>
      <w:r w:rsidR="00EF32C2">
        <w:rPr>
          <w:color w:val="C0504D" w:themeColor="accent2"/>
          <w:lang w:val="es-ES"/>
        </w:rPr>
        <w:t>e</w:t>
      </w:r>
      <w:r w:rsidR="00D27AE7">
        <w:rPr>
          <w:color w:val="C0504D" w:themeColor="accent2"/>
          <w:lang w:val="es-ES"/>
        </w:rPr>
        <w:t xml:space="preserve"> Beschreibung mit Bilder?</w:t>
      </w:r>
      <w:r w:rsidR="00EF32C2">
        <w:rPr>
          <w:color w:val="C0504D" w:themeColor="accent2"/>
          <w:lang w:val="es-ES"/>
        </w:rPr>
        <w:t xml:space="preserve"> Oder lieber hier?</w:t>
      </w:r>
    </w:p>
    <w:p w14:paraId="0A7345A1" w14:textId="77777777" w:rsidR="00C34FAC" w:rsidRDefault="00C34FAC" w:rsidP="00C34FAC">
      <w:pPr>
        <w:jc w:val="both"/>
      </w:pPr>
    </w:p>
    <w:p w14:paraId="0342ED5C" w14:textId="77777777" w:rsidR="00BA4E99" w:rsidRPr="00BA4E99" w:rsidRDefault="00BA4E99" w:rsidP="00C34FAC">
      <w:pPr>
        <w:jc w:val="both"/>
      </w:pPr>
      <w:r>
        <w:t xml:space="preserve"> </w:t>
      </w:r>
    </w:p>
    <w:p w14:paraId="767EAA57" w14:textId="77777777" w:rsidR="00EC23B1" w:rsidRPr="00EF4A63" w:rsidRDefault="00EC23B1" w:rsidP="00EC23B1">
      <w:pPr>
        <w:jc w:val="both"/>
        <w:rPr>
          <w:i/>
          <w:u w:val="single"/>
        </w:rPr>
      </w:pPr>
      <w:r>
        <w:rPr>
          <w:i/>
          <w:sz w:val="28"/>
          <w:szCs w:val="28"/>
        </w:rPr>
        <w:t xml:space="preserve">1.2 </w:t>
      </w:r>
      <w:r w:rsidRPr="00C27A84">
        <w:rPr>
          <w:i/>
          <w:sz w:val="28"/>
          <w:szCs w:val="28"/>
          <w:u w:val="single"/>
        </w:rPr>
        <w:t>Funktionelle Neuroanatomie der Gesichtsverarbeitung</w:t>
      </w:r>
    </w:p>
    <w:p w14:paraId="7459CF40" w14:textId="77777777" w:rsidR="00EC23B1" w:rsidRDefault="00EC23B1" w:rsidP="00EC23B1">
      <w:pPr>
        <w:jc w:val="both"/>
        <w:rPr>
          <w:i/>
        </w:rPr>
      </w:pPr>
    </w:p>
    <w:p w14:paraId="3470CFFF" w14:textId="77777777" w:rsidR="00EC23B1" w:rsidRDefault="00EC23B1" w:rsidP="00EC23B1">
      <w:pPr>
        <w:jc w:val="both"/>
      </w:pPr>
      <w:r>
        <w:t>Im Folgenden werde ich den Stand der Literatur der neuralen Korrelate der Gesichtsverarbeitung präsentieren. Ich werde das Kernsystem und das erweiterte System darstellen, die Funktion der unterschiedlichen gesichtsspezifischen Regionen beschreiben und anschlie</w:t>
      </w:r>
      <w:r w:rsidRPr="00F74FE5">
        <w:t>ß</w:t>
      </w:r>
      <w:r>
        <w:t xml:space="preserve">end die verschiedenen Netzwerkmodelle vorstellen. </w:t>
      </w:r>
    </w:p>
    <w:p w14:paraId="66E84C51" w14:textId="77777777" w:rsidR="00EC23B1" w:rsidRDefault="00EC23B1" w:rsidP="00EC23B1">
      <w:pPr>
        <w:jc w:val="both"/>
      </w:pPr>
    </w:p>
    <w:p w14:paraId="78C4A1BB" w14:textId="77777777" w:rsidR="00EC23B1" w:rsidRPr="00EC23B1" w:rsidRDefault="00EC23B1" w:rsidP="00EC23B1">
      <w:pPr>
        <w:jc w:val="both"/>
        <w:rPr>
          <w:b/>
          <w:i/>
        </w:rPr>
      </w:pPr>
      <w:r w:rsidRPr="00EC23B1">
        <w:rPr>
          <w:b/>
          <w:i/>
        </w:rPr>
        <w:t>Neurale Korrelate der Gesichtsverarbeitung</w:t>
      </w:r>
    </w:p>
    <w:p w14:paraId="2A7D68C3" w14:textId="77777777" w:rsidR="00EC23B1" w:rsidRPr="00354F69" w:rsidRDefault="00EC23B1" w:rsidP="00EC23B1">
      <w:pPr>
        <w:jc w:val="both"/>
        <w:rPr>
          <w:lang w:val="de-DE"/>
        </w:rPr>
      </w:pPr>
      <w:r>
        <w:rPr>
          <w:lang w:val="de-DE"/>
        </w:rPr>
        <w:t>Die Gesichts</w:t>
      </w:r>
      <w:r w:rsidRPr="00354F69">
        <w:rPr>
          <w:lang w:val="de-DE"/>
        </w:rPr>
        <w:t>wahrnehmung ist ein Thema, welches von den Menschen schon lange erforscht wird</w:t>
      </w:r>
      <w:r>
        <w:rPr>
          <w:lang w:val="de-DE"/>
        </w:rPr>
        <w:t>, aber</w:t>
      </w:r>
      <w:r w:rsidRPr="00354F69">
        <w:rPr>
          <w:lang w:val="de-DE"/>
        </w:rPr>
        <w:t xml:space="preserve"> immer</w:t>
      </w:r>
      <w:r>
        <w:rPr>
          <w:lang w:val="de-DE"/>
        </w:rPr>
        <w:t xml:space="preserve"> </w:t>
      </w:r>
      <w:r w:rsidRPr="00354F69">
        <w:rPr>
          <w:lang w:val="de-DE"/>
        </w:rPr>
        <w:t>noch viele Frage</w:t>
      </w:r>
      <w:r>
        <w:rPr>
          <w:lang w:val="de-DE"/>
        </w:rPr>
        <w:t>n</w:t>
      </w:r>
      <w:r w:rsidRPr="00354F69">
        <w:rPr>
          <w:lang w:val="de-DE"/>
        </w:rPr>
        <w:t xml:space="preserve"> unbeantwortet lässt. Initial gab es zwei Ansätze zu der Frage</w:t>
      </w:r>
      <w:r>
        <w:rPr>
          <w:lang w:val="de-DE"/>
        </w:rPr>
        <w:t>,</w:t>
      </w:r>
      <w:r w:rsidRPr="00354F69">
        <w:rPr>
          <w:lang w:val="de-DE"/>
        </w:rPr>
        <w:t xml:space="preserve"> wie unser Gehirn es schafft</w:t>
      </w:r>
      <w:r>
        <w:rPr>
          <w:lang w:val="de-DE"/>
        </w:rPr>
        <w:t>,</w:t>
      </w:r>
      <w:r w:rsidRPr="00354F69">
        <w:rPr>
          <w:lang w:val="de-DE"/>
        </w:rPr>
        <w:t xml:space="preserve"> aus sensorische</w:t>
      </w:r>
      <w:r>
        <w:rPr>
          <w:lang w:val="de-DE"/>
        </w:rPr>
        <w:t>n</w:t>
      </w:r>
      <w:r w:rsidRPr="00354F69">
        <w:rPr>
          <w:lang w:val="de-DE"/>
        </w:rPr>
        <w:t xml:space="preserve"> Informationen, Gesichter zu repräsentieren und zu erkennen. </w:t>
      </w:r>
    </w:p>
    <w:p w14:paraId="2828D4FC" w14:textId="77777777" w:rsidR="00EC23B1" w:rsidRPr="00354F69" w:rsidRDefault="00EC23B1" w:rsidP="00EC23B1">
      <w:pPr>
        <w:jc w:val="both"/>
        <w:rPr>
          <w:lang w:val="de-DE"/>
        </w:rPr>
      </w:pPr>
      <w:r w:rsidRPr="00354F69">
        <w:rPr>
          <w:lang w:val="de-DE"/>
        </w:rPr>
        <w:t>Der erste Ansatz waren Fälle von Patienten mit zerebralen Schäden, die zur Gesicht</w:t>
      </w:r>
      <w:r>
        <w:rPr>
          <w:lang w:val="de-DE"/>
        </w:rPr>
        <w:t>s</w:t>
      </w:r>
      <w:r w:rsidRPr="00354F69">
        <w:rPr>
          <w:lang w:val="de-DE"/>
        </w:rPr>
        <w:t>blindheit geführt hatten. Schon 1892 etablierte der Arzt Hermann Wilbrand den Begriff der ,,Seelenblindheit”</w:t>
      </w:r>
      <w:r>
        <w:rPr>
          <w:lang w:val="de-DE"/>
        </w:rPr>
        <w:t xml:space="preserve">. Diese Beschreibung basierte auf der Untersuchung einer </w:t>
      </w:r>
      <w:r w:rsidRPr="00354F69">
        <w:rPr>
          <w:lang w:val="de-DE"/>
        </w:rPr>
        <w:t>Patientin, die aufgrund eines Schlaganfalls nicht mehr in der Lage war</w:t>
      </w:r>
      <w:r>
        <w:rPr>
          <w:lang w:val="de-DE"/>
        </w:rPr>
        <w:t>,</w:t>
      </w:r>
      <w:r w:rsidRPr="00354F69">
        <w:rPr>
          <w:lang w:val="de-DE"/>
        </w:rPr>
        <w:t xml:space="preserve"> Gesichter wahrzunehmen </w:t>
      </w:r>
      <w:r w:rsidRPr="00354F69">
        <w:rPr>
          <w:lang w:val="de-DE"/>
        </w:rPr>
        <w:fldChar w:fldCharType="begin" w:fldLock="1"/>
      </w:r>
      <w:r>
        <w:rPr>
          <w:lang w:val="de-DE"/>
        </w:rPr>
        <w:instrText>ADDIN CSL_CITATION {"citationItems":[{"id":"ITEM-1","itemData":{"DOI":"10.1007/BF01667704","ISSN":"03405354","author":[{"dropping-particle":"","family":"Wilbrand","given":"Hermann","non-dropping-particle":"","parse-names":false,"suffix":""}],"container-title":"Deutsche Zeitschrift f??r Nervenheilkunde","id":"ITEM-1","issue":"5-6","issued":{"date-parts":[["1892"]]},"page":"361-387","title":"Ein Fall von Seelenblindheit und Hemianopsie mit Sectionsbefund","type":"article","volume":"2"},"uris":["http://www.mendeley.com/documents/?uuid=f917bf6b-6807-48d2-b3ce-f1a0bea3f514"]}],"mendeley":{"formattedCitation":"(Wilbrand, 1892)","plainTextFormattedCitation":"(Wilbrand, 1892)","previouslyFormattedCitation":"(Wilbrand, 1892)"},"properties":{"noteIndex":0},"schema":"https://github.com/citation-style-language/schema/raw/master/csl-citation.json"}</w:instrText>
      </w:r>
      <w:r w:rsidRPr="00354F69">
        <w:rPr>
          <w:lang w:val="de-DE"/>
        </w:rPr>
        <w:fldChar w:fldCharType="separate"/>
      </w:r>
      <w:r w:rsidRPr="00354F69">
        <w:rPr>
          <w:noProof/>
          <w:lang w:val="de-DE"/>
        </w:rPr>
        <w:t>(Wilbrand, 1892)</w:t>
      </w:r>
      <w:r w:rsidRPr="00354F69">
        <w:fldChar w:fldCharType="end"/>
      </w:r>
      <w:r w:rsidRPr="00354F69">
        <w:rPr>
          <w:lang w:val="de-DE"/>
        </w:rPr>
        <w:t>.</w:t>
      </w:r>
    </w:p>
    <w:p w14:paraId="417FA0B6" w14:textId="77777777" w:rsidR="00EC23B1" w:rsidRPr="006651D1" w:rsidRDefault="00EC23B1" w:rsidP="00EC23B1">
      <w:pPr>
        <w:jc w:val="both"/>
        <w:rPr>
          <w:lang w:val="de-DE"/>
        </w:rPr>
      </w:pPr>
      <w:r w:rsidRPr="00D130A4">
        <w:rPr>
          <w:lang w:val="de-DE"/>
        </w:rPr>
        <w:t>Der zweite Ansatz war die Erforschung von gesichtsspezifischen Regionen</w:t>
      </w:r>
      <w:r>
        <w:rPr>
          <w:lang w:val="de-DE"/>
        </w:rPr>
        <w:t xml:space="preserve"> anhand der funktionellen Magnetresonanztomographie (fMRT). Mit dieser nicht-invasiven Technik wurde es möglich, bei gesunden Probanden die Funktion unterschiedlicher Areale des Gehirns zu untersuchen. Somit konnte man gesichtsspezifische Regionen lokalisieren. </w:t>
      </w:r>
      <w:r w:rsidRPr="00354F69">
        <w:t xml:space="preserve">Diese </w:t>
      </w:r>
      <w:r>
        <w:t>Regionen</w:t>
      </w:r>
      <w:r w:rsidRPr="00354F69">
        <w:t xml:space="preserve"> wurden erstmalig von Haxby</w:t>
      </w:r>
      <w:r>
        <w:t xml:space="preserve"> </w:t>
      </w:r>
      <w:r w:rsidRPr="00354F69">
        <w:t xml:space="preserve">und Kollegen in ein </w:t>
      </w:r>
      <w:r>
        <w:t>Kernsystem</w:t>
      </w:r>
      <w:r w:rsidRPr="00354F69">
        <w:t xml:space="preserve"> und ein </w:t>
      </w:r>
      <w:r>
        <w:t>erweitertes System</w:t>
      </w:r>
      <w:r w:rsidRPr="00354F69">
        <w:t xml:space="preserve"> unterteilt</w:t>
      </w:r>
      <w:r>
        <w:t xml:space="preserve"> </w:t>
      </w:r>
      <w:r>
        <w:lastRenderedPageBreak/>
        <w:fldChar w:fldCharType="begin" w:fldLock="1"/>
      </w:r>
      <w:r>
        <w:instrText>ADDIN CSL_CITATION {"citationItems":[{"id":"ITEM-1","itemData":{"DOI":"10.1016/S1364-6613(00)01482-0","ISBN":"1364-6613 (Print)","ISSN":"13646613","PMID":"10827445","abstract":"Face perception, perhaps the most highly developed visual skill in humans, is mediated by a distributed neural system in humans that is comprised of multiple, bilateral regions. We propose a model for the organization of this system that emphasizes a distinction between the representation of invariant and changeable aspects of faces. The representation of invariant aspects of faces underlies the recognition of individuals, whereas the representation of changeable aspects of faces, such as eye gaze, expression, and lip movement, underlies the perception of information that facilitates social communication. The model is also hierarchical insofar as it is divided into a core system and an extended system. The core system is comprised of occipitotemporal regions in extrastriate visual cortex that mediate the visual analysis of faces. In the core system, the representation of invariant aspects is mediated more by the face-responsive region in the fusiform gyrus, whereas the representation of changeable aspects is mediated more by the face-responsive region in the superior temporal sulcus. The extended system is comprised of regions from neural systems for other cognitive functions that can be recruited to act in concert with the regions in the core system to extract meaning from faces.","author":[{"dropping-particle":"V.","family":"Haxby","given":"James","non-dropping-particle":"","parse-names":false,"suffix":""},{"dropping-particle":"","family":"Hoffman","given":"Elizabeth A.","non-dropping-particle":"","parse-names":false,"suffix":""},{"dropping-particle":"","family":"Gobbini","given":"M. Ida","non-dropping-particle":"","parse-names":false,"suffix":""}],"container-title":"Trends in Cognitive Sciences","id":"ITEM-1","issue":"6","issued":{"date-parts":[["2000"]]},"page":"223-233","title":"The distributed human neural system for face perception","type":"article-journal","volume":"4"},"uris":["http://www.mendeley.com/documents/?uuid=4e1e758c-f26e-40ba-a8cb-ca51c478a740"]}],"mendeley":{"formattedCitation":"(Haxby, Hoffman, &amp; Gobbini, 2000)","plainTextFormattedCitation":"(Haxby, Hoffman, &amp; Gobbini, 2000)","previouslyFormattedCitation":"(Haxby, Hoffman, &amp; Gobbini, 2000)"},"properties":{"noteIndex":0},"schema":"https://github.com/citation-style-language/schema/raw/master/csl-citation.json"}</w:instrText>
      </w:r>
      <w:r>
        <w:fldChar w:fldCharType="separate"/>
      </w:r>
      <w:r w:rsidRPr="00A955D7">
        <w:rPr>
          <w:noProof/>
        </w:rPr>
        <w:t>(Haxby, Hoffman, &amp; Gobbini, 2000)</w:t>
      </w:r>
      <w:r>
        <w:fldChar w:fldCharType="end"/>
      </w:r>
      <w:r w:rsidRPr="00354F69">
        <w:t xml:space="preserve">. </w:t>
      </w:r>
      <w:r>
        <w:t>Dieses neuroanatomische Modell stellt auch heute noch das wichtigste Netzwerkmodell der Gesichtsverarbeitung dar.</w:t>
      </w:r>
    </w:p>
    <w:p w14:paraId="584545CD" w14:textId="77777777" w:rsidR="00EC23B1" w:rsidRPr="00354F69" w:rsidRDefault="00EC23B1" w:rsidP="00EC23B1">
      <w:pPr>
        <w:jc w:val="both"/>
        <w:rPr>
          <w:lang w:val="es-ES"/>
        </w:rPr>
      </w:pPr>
      <w:r w:rsidRPr="00354F69">
        <w:rPr>
          <w:lang w:val="de-DE"/>
        </w:rPr>
        <w:t xml:space="preserve">Das </w:t>
      </w:r>
      <w:r>
        <w:rPr>
          <w:lang w:val="de-DE"/>
        </w:rPr>
        <w:t>Kernsystem</w:t>
      </w:r>
      <w:r w:rsidRPr="00354F69">
        <w:rPr>
          <w:lang w:val="de-DE"/>
        </w:rPr>
        <w:t xml:space="preserve"> beinhaltet drei bilaterale occipitotemporale Regionen: die </w:t>
      </w:r>
      <w:r w:rsidRPr="00C27A84">
        <w:rPr>
          <w:i/>
          <w:lang w:val="de-DE"/>
        </w:rPr>
        <w:t xml:space="preserve">occipital face area </w:t>
      </w:r>
      <w:r w:rsidRPr="00354F69">
        <w:rPr>
          <w:lang w:val="de-DE"/>
        </w:rPr>
        <w:t xml:space="preserve">(OFA), die </w:t>
      </w:r>
      <w:r w:rsidRPr="00C27A84">
        <w:rPr>
          <w:i/>
          <w:lang w:val="de-DE"/>
        </w:rPr>
        <w:t>fusiform face area</w:t>
      </w:r>
      <w:r w:rsidRPr="00354F69">
        <w:rPr>
          <w:lang w:val="de-DE"/>
        </w:rPr>
        <w:t xml:space="preserve"> (FFA) und den </w:t>
      </w:r>
      <w:r w:rsidRPr="00C27A84">
        <w:rPr>
          <w:i/>
          <w:lang w:val="de-DE"/>
        </w:rPr>
        <w:t>posterior superior temporal sulcus</w:t>
      </w:r>
      <w:r w:rsidRPr="00354F69">
        <w:rPr>
          <w:lang w:val="de-DE"/>
        </w:rPr>
        <w:t xml:space="preserve"> (pSTS). Diese Areale sind spezifisch für die Gesichtserkennung und meistens rechts lateralisiert. Haxby schlägt ein hierarchisches System vor, in dem </w:t>
      </w:r>
      <w:r>
        <w:rPr>
          <w:lang w:val="de-DE"/>
        </w:rPr>
        <w:t xml:space="preserve">die </w:t>
      </w:r>
      <w:r w:rsidRPr="00354F69">
        <w:rPr>
          <w:lang w:val="de-DE"/>
        </w:rPr>
        <w:t xml:space="preserve">OFA den visuellen Input weiter zu FFA und pSTS leitet. </w:t>
      </w:r>
    </w:p>
    <w:p w14:paraId="7493A196" w14:textId="77777777" w:rsidR="00EC23B1" w:rsidRDefault="00EC23B1" w:rsidP="00EC23B1">
      <w:pPr>
        <w:jc w:val="both"/>
      </w:pPr>
      <w:r>
        <w:rPr>
          <w:lang w:val="es-ES"/>
        </w:rPr>
        <w:t xml:space="preserve">Zum </w:t>
      </w:r>
      <w:r>
        <w:rPr>
          <w:lang w:val="de-DE"/>
        </w:rPr>
        <w:t>erweiterten System gehören</w:t>
      </w:r>
      <w:r w:rsidRPr="00354F69">
        <w:rPr>
          <w:lang w:val="de-DE"/>
        </w:rPr>
        <w:t xml:space="preserve"> Areale wie die Amygdala, </w:t>
      </w:r>
      <w:r>
        <w:rPr>
          <w:lang w:val="de-DE"/>
        </w:rPr>
        <w:t xml:space="preserve">die </w:t>
      </w:r>
      <w:r w:rsidRPr="00354F69">
        <w:rPr>
          <w:lang w:val="de-DE"/>
        </w:rPr>
        <w:t xml:space="preserve">Insula, </w:t>
      </w:r>
      <w:r>
        <w:rPr>
          <w:lang w:val="de-DE"/>
        </w:rPr>
        <w:t xml:space="preserve">das </w:t>
      </w:r>
      <w:r w:rsidRPr="00354F69">
        <w:rPr>
          <w:lang w:val="de-DE"/>
        </w:rPr>
        <w:t>limbisch</w:t>
      </w:r>
      <w:r>
        <w:rPr>
          <w:lang w:val="de-DE"/>
        </w:rPr>
        <w:t>e</w:t>
      </w:r>
      <w:r w:rsidRPr="00354F69">
        <w:rPr>
          <w:lang w:val="de-DE"/>
        </w:rPr>
        <w:t xml:space="preserve"> System, </w:t>
      </w:r>
      <w:r>
        <w:rPr>
          <w:lang w:val="de-DE"/>
        </w:rPr>
        <w:t xml:space="preserve">der </w:t>
      </w:r>
      <w:r w:rsidRPr="00354F69">
        <w:rPr>
          <w:lang w:val="de-DE"/>
        </w:rPr>
        <w:t xml:space="preserve">anteriore Temporallappen, </w:t>
      </w:r>
      <w:r>
        <w:rPr>
          <w:lang w:val="de-DE"/>
        </w:rPr>
        <w:t xml:space="preserve">der </w:t>
      </w:r>
      <w:r w:rsidRPr="00354F69">
        <w:rPr>
          <w:lang w:val="de-DE"/>
        </w:rPr>
        <w:t xml:space="preserve">intraparietale Sulcus und </w:t>
      </w:r>
      <w:r>
        <w:rPr>
          <w:lang w:val="de-DE"/>
        </w:rPr>
        <w:t xml:space="preserve">der </w:t>
      </w:r>
      <w:r w:rsidRPr="00354F69">
        <w:rPr>
          <w:lang w:val="de-DE"/>
        </w:rPr>
        <w:t xml:space="preserve">auditive Cortex. Dieses System verarbeitet </w:t>
      </w:r>
      <w:r>
        <w:rPr>
          <w:lang w:val="de-DE"/>
        </w:rPr>
        <w:t xml:space="preserve">beispielsweise </w:t>
      </w:r>
      <w:r w:rsidRPr="00354F69">
        <w:rPr>
          <w:lang w:val="de-DE"/>
        </w:rPr>
        <w:t>die semantische Information und die Emotionen der Gesichter.</w:t>
      </w:r>
      <w:r>
        <w:rPr>
          <w:lang w:val="de-DE"/>
        </w:rPr>
        <w:t xml:space="preserve"> Während die Areale des Kernsystems Gesichter-spezifisch sind, ist die Funktion des erweiterten Systems allgemeinerer Natur. Sie werden bei der Gesichtsverarbeitung aktiviert, wenn ihre spezifische Beteiligung an einer Aufgabe notwendig ist. </w:t>
      </w:r>
    </w:p>
    <w:p w14:paraId="71320CE4" w14:textId="77777777" w:rsidR="00354F69" w:rsidRDefault="00354F69" w:rsidP="00354F69">
      <w:pPr>
        <w:jc w:val="both"/>
      </w:pPr>
    </w:p>
    <w:p w14:paraId="75B07396" w14:textId="77777777" w:rsidR="00B01215" w:rsidRDefault="00B01215" w:rsidP="00354F69">
      <w:pPr>
        <w:jc w:val="both"/>
        <w:rPr>
          <w:i/>
        </w:rPr>
      </w:pPr>
    </w:p>
    <w:p w14:paraId="79865A1C" w14:textId="77777777" w:rsidR="003B25EC" w:rsidRPr="00C27A84" w:rsidRDefault="003B25EC" w:rsidP="003B25EC">
      <w:pPr>
        <w:jc w:val="both"/>
        <w:rPr>
          <w:b/>
          <w:i/>
        </w:rPr>
      </w:pPr>
      <w:r w:rsidRPr="00C27A84">
        <w:rPr>
          <w:b/>
          <w:i/>
        </w:rPr>
        <w:t>Funktionen gesichtsspezifischer Areale</w:t>
      </w:r>
    </w:p>
    <w:p w14:paraId="323BDDA2" w14:textId="6384E585" w:rsidR="003B25EC" w:rsidRDefault="003B25EC" w:rsidP="003B25EC">
      <w:pPr>
        <w:jc w:val="both"/>
      </w:pPr>
      <w:r>
        <w:t xml:space="preserve">Die Frage nach den spezifischen Aufgaben der einzelnen Regionen des Kernsystems ist bis heute noch nicht ins Detail geklärt. Die </w:t>
      </w:r>
      <w:r w:rsidRPr="00B01215">
        <w:rPr>
          <w:b/>
        </w:rPr>
        <w:t>OFA</w:t>
      </w:r>
      <w:r>
        <w:t xml:space="preserve"> ist im inferioren occipitalen Gyrus lokalisiert</w:t>
      </w:r>
      <w:r w:rsidRPr="002D4116">
        <w:t xml:space="preserve"> </w:t>
      </w:r>
      <w:r>
        <w:t xml:space="preserve">und verarbeitet laut Haxby die ersten Eindrücke eines Gesichts </w:t>
      </w:r>
      <w:r>
        <w:fldChar w:fldCharType="begin" w:fldLock="1"/>
      </w:r>
      <w:r>
        <w:instrText>ADDIN CSL_CITATION {"citationItems":[{"id":"ITEM-1","itemData":{"DOI":"10.1016/S1364-6613(00)01482-0","ISBN":"1364-6613 (Print)","ISSN":"13646613","PMID":"10827445","abstract":"Face perception, perhaps the most highly developed visual skill in humans, is mediated by a distributed neural system in humans that is comprised of multiple, bilateral regions. We propose a model for the organization of this system that emphasizes a distinction between the representation of invariant and changeable aspects of faces. The representation of invariant aspects of faces underlies the recognition of individuals, whereas the representation of changeable aspects of faces, such as eye gaze, expression, and lip movement, underlies the perception of information that facilitates social communication. The model is also hierarchical insofar as it is divided into a core system and an extended system. The core system is comprised of occipitotemporal regions in extrastriate visual cortex that mediate the visual analysis of faces. In the core system, the representation of invariant aspects is mediated more by the face-responsive region in the fusiform gyrus, whereas the representation of changeable aspects is mediated more by the face-responsive region in the superior temporal sulcus. The extended system is comprised of regions from neural systems for other cognitive functions that can be recruited to act in concert with the regions in the core system to extract meaning from faces.","author":[{"dropping-particle":"V.","family":"Haxby","given":"James","non-dropping-particle":"","parse-names":false,"suffix":""},{"dropping-particle":"","family":"Hoffman","given":"Elizabeth A.","non-dropping-particle":"","parse-names":false,"suffix":""},{"dropping-particle":"","family":"Gobbini","given":"M. Ida","non-dropping-particle":"","parse-names":false,"suffix":""}],"container-title":"Trends in Cognitive Sciences","id":"ITEM-1","issue":"6","issued":{"date-parts":[["2000"]]},"page":"223-233","title":"The distributed human neural system for face perception","type":"article-journal","volume":"4"},"uris":["http://www.mendeley.com/documents/?uuid=4e1e758c-f26e-40ba-a8cb-ca51c478a740"]}],"mendeley":{"formattedCitation":"(Haxby et al., 2000)","plainTextFormattedCitation":"(Haxby et al., 2000)","previouslyFormattedCitation":"(Haxby et al., 2000)"},"properties":{"noteIndex":0},"schema":"https://github.com/citation-style-language/schema/raw/master/csl-citation.json"}</w:instrText>
      </w:r>
      <w:r>
        <w:fldChar w:fldCharType="separate"/>
      </w:r>
      <w:r w:rsidRPr="00697D2E">
        <w:rPr>
          <w:noProof/>
        </w:rPr>
        <w:t>(Haxby et al., 2000)</w:t>
      </w:r>
      <w:r>
        <w:fldChar w:fldCharType="end"/>
      </w:r>
      <w:r>
        <w:t>. Anhand von Studien über erworbene Prosopagnosie und Patienten mit Läsionen in dieser Region zeigt sich, dass die OFA unabd</w:t>
      </w:r>
      <w:r w:rsidR="00110770">
        <w:t>ingbar für die normale Gesichts</w:t>
      </w:r>
      <w:r>
        <w:t xml:space="preserve">verarbeitung ist. Rossion berichtet beispielsweise von der Patientin P.S., die sowohl im linken mittleren fusiformen Gyrus wie auch im rechten inferioren occipitalen Cortex Läsionen zeigt. Die Patientin ist hochgradig eingeschränkt in ihrer Fähigkeit, Gesichter wiederzuerkennen. Sie kann weder bekannte Gesichter, noch die Gesichter ihrer Familienangehörige erkennen. Sie hat Schwierigkeiten, sogar ihr eigenes Gesicht im Spiegel zu erkennen. Allerdings zeigt sie keine Beeinträchtigung in der Objekterkennung. Die Patientin P.S. ist also ein Beispiel für einen Fall erworbener Prosopagnosie mit Läsion der rechten OFA </w:t>
      </w:r>
      <w:r>
        <w:fldChar w:fldCharType="begin" w:fldLock="1"/>
      </w:r>
      <w:r>
        <w:instrText>ADDIN CSL_CITATION {"citationItems":[{"id":"ITEM-1","itemData":{"DOI":"10.1093/brain/awg241","ISSN":"1460-2156","author":[{"dropping-particle":"","family":"Rossion","given":"B.","non-dropping-particle":"","parse-names":false,"suffix":""},{"dropping-particle":"","family":"Caldara","given":"Roberto","non-dropping-particle":"","parse-names":false,"suffix":""},{"dropping-particle":"","family":"Seghier","given":"Mohamed","non-dropping-particle":"","parse-names":false,"suffix":""},{"dropping-particle":"","famil</w:instrText>
      </w:r>
      <w:r>
        <w:rPr>
          <w:rFonts w:hint="eastAsia"/>
        </w:rPr>
        <w:instrText>y":"Schuller","given":"Anne</w:instrText>
      </w:r>
      <w:r>
        <w:rPr>
          <w:rFonts w:hint="eastAsia"/>
        </w:rPr>
        <w:instrText>‐</w:instrText>
      </w:r>
      <w:r>
        <w:rPr>
          <w:rFonts w:hint="eastAsia"/>
        </w:rPr>
        <w:instrText>Marie","non-dropping-particle":"","parse-names":false,"suffix":""},{"dropping-particle":"","family":"Lazeyras","given":"Francois","non-dropping-particle":"","parse-names":false,"suffix":""},{"dropping-particle":"","family":"May</w:instrText>
      </w:r>
      <w:r>
        <w:instrText>er","given":"Eugene","non-dropping-particle":"","parse-names":false,"suffix":""}],"container-title":"Brain","id":"ITEM-1","issue":"11","issued":{"date-parts":[["2003","11","1"]]},"page":"2381-2395","publisher":"Oxford University Press","title":"A network of occipito-temporal face-sensitive areas besides the right middle fusiform gyrus is necessary for normal face processing","type":"article-journal","volume":"126"},"uris":["http://www.mendeley.com/documents/?uuid=1b2203d5-e84c-3a25-8823-a763aaa4cd8c"]}],"mendeley":{"formattedCitation":"(Rossion et al., 2003)","plainTextFormattedCitation":"(Rossion et al., 2003)","previouslyFormattedCitation":"(Rossion et al., 2003)"},"properties":{"noteIndex":0},"schema":"https://github.com/citation-style-language/schema/raw/master/csl-citation.json"}</w:instrText>
      </w:r>
      <w:r>
        <w:fldChar w:fldCharType="separate"/>
      </w:r>
      <w:r w:rsidRPr="00FF5408">
        <w:rPr>
          <w:noProof/>
        </w:rPr>
        <w:t>(Rossion et al., 2003)</w:t>
      </w:r>
      <w:r>
        <w:fldChar w:fldCharType="end"/>
      </w:r>
      <w:r>
        <w:t xml:space="preserve">. Rossion beschreibt die Art der Prosopagnosie dieser Patientin als apperzeptiv. Er stellt die Hypothese auf, dass möglicherweise die Information über ein Gesicht direkt in die FFA ankommt und dann zur genaueren Verarbeitung von einzelnen Teilen des Gesichts in die OFA weitergeleitet wird.  </w:t>
      </w:r>
    </w:p>
    <w:p w14:paraId="3DB25443" w14:textId="70BAD231" w:rsidR="003B25EC" w:rsidRDefault="003B25EC" w:rsidP="003B25EC">
      <w:pPr>
        <w:jc w:val="both"/>
      </w:pPr>
      <w:r>
        <w:t>Ein weiterer Ansatz zur Untersuchung der Funktion von OFA sind Studien mit transkranielle Magnetstimulation (TMS). Hiermit kann man die erwünschte Region hemmen und e</w:t>
      </w:r>
      <w:r w:rsidR="00AE5AFB">
        <w:t xml:space="preserve">inen Ausfall simulieren </w:t>
      </w:r>
      <w:r w:rsidR="00AE5AFB">
        <w:fldChar w:fldCharType="begin" w:fldLock="1"/>
      </w:r>
      <w:r w:rsidR="00AE5AFB">
        <w:instrText>ADDIN CSL_CITATION {"citationItems":[{"id":"ITEM-1","itemData":{"DOI":"10.1007/s00221-011-2579-1","ISSN":"0014-4819","PMID":"21318346","abstract":"Functional magnetic resonance imaging (fMRI) studies have identified spatially distinct face-selective regions in human cortex. These regions have been linked together to form the components of a cortical network specialized for face perception but the cognitive operations performed in each region are not well understood. In this paper, we review the evidence concerning one of these face-selective regions, the occipital face area (OFA), to better understand what cognitive operations it performs in the face perception network. Neuropsychological evidence and transcranial magnetic stimulation (TMS) studies demonstrate the OFA is necessary for accurate face perception. fMRI and TMS studies investigating the functional role of the OFA suggest that it preferentially represents the parts of a face, including the eyes, nose, and mouth and that it does so at an early stage of visual perception. These studies are consistent with the hypothesis that the OFA is the first stage in a hierarchical face perception network in which the OFA represents facial components prior to subsequent processing of increasingly complex facial features in higher face-selective cortical regions.","author":[{"dropping-particle":"","family":"Pitcher","given":"David","non-dropping-particle":"","parse-names":false,"suffix":""},{"dropping-particle":"","family":"Walsh","given":"Vincent","non-dropping-particle":"","parse-names":false,"suffix":""},{"dropping-particle":"","family":"Duchaine","given":"Bradley","non-dropping-particle":"","parse-names":false,"suffix":""}],"container-title":"Experimental Brain Research","id":"ITEM-1","issue":"4","issued":{"date-parts":[["2011","4","12"]]},"page":"481-493","title":"The role of the occipital face area in the cortical face perception network","type":"article-journal","volume":"209"},"uris":["http://www.mendeley.com/documents/?uuid=e82ed861-6ace-34b4-9d06-9bbc1c5b97dd"]},{"id":"ITEM-2","itemData":{"DOI":"10.1523/JNEUROSCI.1450-08.2008","ISSN":"1529-2401","PMID":"18768686","abstract":"Theories of embodied cognition propose that recognizing facial expressions requires visual processing followed by simulation of the somatovisceral responses associated with the perceived expression. To test this proposal, we targeted the right occipital face area (rOFA) and the face region of right somatosensory cortex (rSC) with repetitive transcranial magnetic stimulation (rTMS) while participants discriminated facial expressions. rTMS selectively impaired discrimination of facial expressions at both sites but had no effect on a matched face identity task. Site specificity within the rSC was demonstrated by targeting rTMS at the face and finger regions while participants performed the expression discrimination task. rTMS targeted at the face region impaired task performance relative to rTMS targeted at the finger region. To establish the temporal course of visual and somatosensory contributions to expression processing, double-pulse TMS was delivered at different times to rOFA and rSC during expression discrimination. Accuracy dropped when pulses were delivered at 60-100 ms at rOFA and at 100-140 and 130-170 ms at rSC. These sequential impairments at rOFA and rSC support embodied accounts of expression recognition as well as hierarchical models of face processing. The results also demonstrate that nonvisual cortical areas contribute during early stages of expression processing.","author":[{"dropping-particle":"","family":"Pitcher","given":"David","non-dropping-particle":"","parse-names":false,"suffix":""},{"dropping-particle":"","family":"Garrido","given":"Lúcia","non-dropping-particle":"","parse-names":false,"suffix":""},{"dropping-particle":"","family":"Walsh","given":"Vincent","non-dropping-particle":"","parse-names":false,"suffix":""},{"dropping-particle":"","family":"Duchaine","given":"Bradley C","non-dropping-particle":"","parse-names":false,"suffix":""}],"container-title":"The Journal of neuroscience : the official journal of the Society for Neuroscience","id":"ITEM-2","issue":"36","issued":{"date-parts":[["2008","9","3"]]},"page":"8929-33","title":"Transcranial magnetic stimulation disrupts the perception and embodiment of facial expressions.","type":"article-journal","volume":"28"},"uris":["http://www.mendeley.com/documents/?uuid=2b3f9d49-9c44-3e70-9986-e333a992c176"]}],"mendeley":{"formattedCitation":"(Pitcher, Garrido, Walsh, &amp; Duchaine, 2008; Pitcher, Walsh, &amp; Duchaine, 2011)","plainTextFormattedCitation":"(Pitcher, Garrido, Walsh, &amp; Duchaine, 2008; Pitcher, Walsh, &amp; Duchaine, 2011)"},"properties":{"noteIndex":0},"schema":"https://github.com/citation-style-language/schema/raw/master/csl-citation.json"}</w:instrText>
      </w:r>
      <w:r w:rsidR="00AE5AFB">
        <w:fldChar w:fldCharType="separate"/>
      </w:r>
      <w:r w:rsidR="00AE5AFB" w:rsidRPr="00AE5AFB">
        <w:rPr>
          <w:noProof/>
        </w:rPr>
        <w:t>(Pitcher, Garrido, Walsh, &amp; Duchaine, 2008; Pitcher, Walsh, &amp; Duchaine, 2011)</w:t>
      </w:r>
      <w:r w:rsidR="00AE5AFB">
        <w:fldChar w:fldCharType="end"/>
      </w:r>
      <w:r w:rsidR="00AE5AFB">
        <w:t xml:space="preserve">. </w:t>
      </w:r>
      <w:r>
        <w:t>Mit dieser Technik wurde die Notwend</w:t>
      </w:r>
      <w:r w:rsidR="00110770">
        <w:t>igkeit der OFA bei der Gesichts</w:t>
      </w:r>
      <w:r>
        <w:t xml:space="preserve">verarbeitung bestätigt und es wurde beobachtet, dass in der Tat die OFA vor allem für die Wahrnehmung der unterschiedlichen Teile des Gesichts zuständig ist </w:t>
      </w:r>
      <w:r>
        <w:fldChar w:fldCharType="begin" w:fldLock="1"/>
      </w:r>
      <w:r w:rsidR="00AE5AFB">
        <w:instrText>ADDIN CSL_CITATION {"citationItems":[{"id":"ITEM-1","itemData":{"DOI":"10.1007/s00221-011-2579-1","ISSN":"0014-4819","PMID":"21318346","abstract":"Functional magnetic resonance imaging (fMRI) studies have identified spatially distinct face-selective regions in human cortex. These regions have been linked together to form the components of a cortical network specialized for face perception but the cognitive operations performed in each region are not well understood. In this paper, we review the evidence concerning one of these face-selective regions, the occipital face area (OFA), to better understand what cognitive operations it performs in the face perception network. Neuropsychological evidence and transcranial magnetic stimulation (TMS) studies demonstrate the OFA is necessary for accurate face perception. fMRI and TMS studies investigating the functional role of the OFA suggest that it preferentially represents the parts of a face, including the eyes, nose, and mouth and that it does so at an early stage of visual perception. These studies are consistent with the hypothesis that the OFA is the first stage in a hierarchical face perception network in which the OFA represents facial components prior to subsequent processing of increasingly complex facial features in higher face-selective cortical regions.","author":[{"dropping-particle":"","family":"Pitcher","given":"David","non-dropping-particle":"","parse-names":false,"suffix":""},{"dropping-particle":"","family":"Walsh","given":"Vincent","non-dropping-particle":"","parse-names":false,"suffix":""},{"dropping-particle":"","family":"Duchaine","given":"Bradley","non-dropping-particle":"","parse-names":false,"suffix":""}],"container-title":"Experimental Brain Research","id":"ITEM-1","issue":"4","issued":{"date-parts":[["2011","4","12"]]},"page":"481-493","title":"The role of the occipital face area in the cortical face perception network","type":"article-journal","volume":"209"},"uris":["http://www.mendeley.com/documents/?uuid=e82ed861-6ace-34b4-9d06-9bbc1c5b97dd"]}],"mendeley":{"formattedCitation":"(Pitcher et al., 2011)","plainTextFormattedCitation":"(Pitcher et al., 2011)","previouslyFormattedCitation":"(Pitcher et al., 2011)"},"properties":{"noteIndex":0},"schema":"https://github.com/citation-style-language/schema/raw/master/csl-citation.json"}</w:instrText>
      </w:r>
      <w:r>
        <w:fldChar w:fldCharType="separate"/>
      </w:r>
      <w:r w:rsidR="00AE5AFB" w:rsidRPr="00AE5AFB">
        <w:rPr>
          <w:noProof/>
        </w:rPr>
        <w:t>(Pitcher et al., 2011)</w:t>
      </w:r>
      <w:r>
        <w:fldChar w:fldCharType="end"/>
      </w:r>
      <w:r>
        <w:t>. Somit ist die Rolle der OFA am ehesten, die Gesichtskomponenten wahrzunehmen.</w:t>
      </w:r>
    </w:p>
    <w:p w14:paraId="69AC06F4" w14:textId="77777777" w:rsidR="003C24AF" w:rsidRDefault="003C24AF" w:rsidP="00354F69">
      <w:pPr>
        <w:jc w:val="both"/>
      </w:pPr>
    </w:p>
    <w:p w14:paraId="0B4F63F9" w14:textId="77777777" w:rsidR="003B25EC" w:rsidRDefault="003B25EC" w:rsidP="003B25EC">
      <w:pPr>
        <w:jc w:val="both"/>
      </w:pPr>
      <w:r>
        <w:t xml:space="preserve">Die </w:t>
      </w:r>
      <w:r w:rsidRPr="00B01215">
        <w:rPr>
          <w:b/>
        </w:rPr>
        <w:t>FFA</w:t>
      </w:r>
      <w:r>
        <w:t xml:space="preserve"> befindet sich im Gyrus fusiformis, auch Gyrus occipitotemporalis lateralis genannt, und ist die am besten untersuchte Region des gesichtsspezifischen Netzwerks. Die FFA erkennt laut Haxby gleichbleibende Aspekte der Gesichter und spielt somit eine wichtige Rolle bei der Wiedererkennung der Identität </w:t>
      </w:r>
      <w:r>
        <w:fldChar w:fldCharType="begin" w:fldLock="1"/>
      </w:r>
      <w:r>
        <w:instrText>ADDIN CSL_CITATION {"citationItems":[{"id":"ITEM-1","itemData":{"DOI":"10.1016/S1364-6613(00)01482-0","ISBN":"1364-6613 (Print)","ISSN":"13646613","PMID":"10827445","abstract":"Face perception, perhaps the most highly developed visual skill in humans, is mediated by a distributed neural system in humans that is comprised of multiple, bilateral regions. We propose a model for the organization of this system that emphasizes a distinction between the representation of invariant and changeable aspects of faces. The representation of invariant aspects of faces underlies the recognition of individuals, whereas the representation of changeable aspects of faces, such as eye gaze, expression, and lip movement, underlies the perception of information that facilitates social communication. The model is also hierarchical insofar as it is divided into a core system and an extended system. The core system is comprised of occipitotemporal regions in extrastriate visual cortex that mediate the visual analysis of faces. In the core system, the representation of invariant aspects is mediated more by the face-responsive region in the fusiform gyrus, whereas the representation of changeable aspects is mediated more by the face-responsive region in the superior temporal sulcus. The extended system is comprised of regions from neural systems for other cognitive functions that can be recruited to act in concert with the regions in the core system to extract meaning from faces.","author":[{"dropping-particle":"V.","family":"Haxby","given":"James","non-dropping-particle":"","parse-names":false,"suffix":""},{"dropping-particle":"","family":"Hoffman","given":"Elizabeth A.","non-dropping-particle":"","parse-names":false,"suffix":""},{"dropping-particle":"","family":"Gobbini","given":"M. Ida","non-dropping-particle":"","parse-names":false,"suffix":""}],"container-title":"Trends in Cognitive Sciences","id":"ITEM-1","issue":"6","issued":{"date-parts":[["2000"]]},"page":"223-233","title":"The distributed human neural system for face perception","type":"article-journal","volume":"4"},"uris":["http://www.mendeley.com/documents/?uuid=4e1e758c-f26e-40ba-a8cb-ca51c478a740"]}],"mendeley":{"formattedCitation":"(Haxby et al., 2000)","plainTextFormattedCitation":"(Haxby et al., 2000)","previouslyFormattedCitation":"(Haxby et al., 2000)"},"properties":{"noteIndex":0},"schema":"https://github.com/citation-style-language/schema/raw/master/csl-citation.json"}</w:instrText>
      </w:r>
      <w:r>
        <w:fldChar w:fldCharType="separate"/>
      </w:r>
      <w:r w:rsidRPr="003C24AF">
        <w:rPr>
          <w:noProof/>
        </w:rPr>
        <w:t>(Haxby et al., 2000)</w:t>
      </w:r>
      <w:r>
        <w:fldChar w:fldCharType="end"/>
      </w:r>
      <w:r>
        <w:t xml:space="preserve">. Auch bei der Untersuchung der FFA gibt es unterschiedliche Ansätze. </w:t>
      </w:r>
    </w:p>
    <w:p w14:paraId="7FBB0D10" w14:textId="2B8CA02E" w:rsidR="003B25EC" w:rsidRDefault="003B25EC" w:rsidP="003B25EC">
      <w:pPr>
        <w:jc w:val="both"/>
      </w:pPr>
      <w:r>
        <w:lastRenderedPageBreak/>
        <w:t xml:space="preserve">Barton und Kollegen untersuchten beispielsweise Patienten mit Läsionen in der rechten FFA. Dabei zeigten die Patienten eine Beeinträchtigung der Perzeption der Gesichterstruktur </w:t>
      </w:r>
      <w:r>
        <w:fldChar w:fldCharType="begin" w:fldLock="1"/>
      </w:r>
      <w:r w:rsidR="002D0A29">
        <w:instrText>ADDIN CSL_CITATION {"citationItems":[{"id":"ITEM-1","itemData":{"DOI":"10.1016/S0733-8619(02)00106-8","ISSN":"07338619","abstract":"Face recognition is one of the most complex visual tasks performed by the human brain. Data from monkeys suggest that area IT may play a key role in identifying faces, and functional imaging research suggests that the human homologue of IT may be located in the medial occipitotemporal cortex, where a FFA has been located. Damage to medial occipitotemporal structures on the right or bilaterally leads to prosopagnosia, the failure to recognize facial identity. Prosopagnosia is not a single functional disorder but a family of dysfunctions, with different patients having different degrees of impairments to various perceptual and memory stages involved in face processing. Understanding the perceptual basis of this disorder and epiphenomena, such as covert recognition, is a goal of current research. Deficits in face perception also may contribute to Capgras syndrome and may be related to the impaired social development of patients with Asperger syndrome. More recently, identified deficits in face processing include the false recognition of unfamiliar faces and the impaired extraction of social information from faces, independent of the recognition of identity. Many of these prosopagnosic and other face processing deficits can be placed in the context of cognitive models of face processing stages, which are being refined continually by data from neurologic patients and functional imaging in normal subjects.","author":[{"dropping-particle":"","family":"Barton","given":"Jason J.S.","non-dropping-particle":"","parse-names":false,"suffix":""}],"container-title":"Neurologic Clinics","id":"ITEM-1","issue":"2","issued":{"date-parts":[["2003"]]},"page":"521-548","title":"Disorders of face perception and recognition","type":"article-journal","volume":"21"},"uris":["http://www.mendeley.com/documents/?uuid=99e95437-1241-4a3b-99de-10eb73ac0c1a"]},{"id":"ITEM-2","itemData":{"ISSN":"0028-3878","PMID":"11781408","abstract":"BACKGROUND Prosopagnosia, the inability to recognize faces, is associated with medial occipitotemporal lesions, especially on the right. Functional imaging has revealed a focal region in the right fusiform gyrus activated specifically during face perception. OBJECTIVE The study attempted to determine whether lesions of this region were associated with defects in face perception in patients with prosopagnosia. METHODS Five patients with acquired prosopagnosia were tested. They were asked to discriminate faces in which the spatial configuration of features had been altered. This was contrasted with their discrimination of changes in feature color, an alteration that does not affect spatial relations. RESULTS All four patients whose lesions included the right fusiform face area were severely impaired in discriminating changes in the spatial position of features. The one patient with anterior bilateral lesions was normal in this perceptual ability. For three of the five patients, accuracy was normal for changes in eye color. When subjects knew that only changes in mouth position would be shown, performance improved markedly in two of the four patients who were impaired in the initial test. CONCLUSION Perception of facial configuration is impaired in patients with prosopagnosia whose lesions involve the right fusiform gyrus. This deficit is especially manifest when attention must be distributed across numerous facial elements. It does not occur with more anterior bilateral temporal lesions. Loss of this ability may contribute to the recognition defect in some forms of prosopagnosia.","author":[{"dropping-particle":"","family":"Barton","given":"Jason J S","non-dropping-particle":"","parse-names":false,"suffix":""},{"dropping-particle":"","family":"Press","given":"Daniel Z","non-dropping-particle":"","parse-names":false,"suffix":""},{"dropping-particle":"","family":"Keenan","given":"Julian P","non-dropping-particle":"","parse-names":false,"suffix":""},{"dropping-particle":"","family":"O'Connor","given":"Margaret","non-dropping-particle":"","parse-names":false,"suffix":""}],"container-title":"Neurology","id":"ITEM-2","issue":"1","issued":{"date-parts":[["2002","1","8"]]},"page":"71-8","title":"Lesions of the fusiform face area impair perception of facial configuration in prosopagnosia.","type":"article-journal","volume":"58"},"uris":["http://www.mendeley.com/documents/?uuid=3d39b0e8-b9f3-3f68-b271-d9b7d7712a3d"]}],"mendeley":{"formattedCitation":"(J. J. S. Barton, 2003; J. J. S. Barton, Press, Keenan, &amp; O’Connor, 2002)","plainTextFormattedCitation":"(J. J. S. Barton, 2003; J. J. S. Barton, Press, Keenan, &amp; O’Connor, 2002)","previouslyFormattedCitation":"(J. J. S. Barton, 2003; J. J. S. Barton, Press, Keenan, &amp; O’Connor, 2002)"},"properties":{"noteIndex":0},"schema":"https://github.com/citation-style-language/schema/raw/master/csl-citation.json"}</w:instrText>
      </w:r>
      <w:r>
        <w:fldChar w:fldCharType="separate"/>
      </w:r>
      <w:r w:rsidR="00BE55A9">
        <w:rPr>
          <w:noProof/>
        </w:rPr>
        <w:t xml:space="preserve">(Barton, 2003; </w:t>
      </w:r>
      <w:r w:rsidRPr="00DE34A0">
        <w:rPr>
          <w:noProof/>
        </w:rPr>
        <w:t>Barton, Press, Keenan, &amp; O’Connor, 2002)</w:t>
      </w:r>
      <w:r>
        <w:fldChar w:fldCharType="end"/>
      </w:r>
      <w:r>
        <w:t xml:space="preserve">.  Diese Läsionen verursachen eher eine apperzeptive Form der Prosopagnosie. Die Patienten zeigten auch eine gestörte Wahrnehmung der räumliche Anordnung der Gesichtermerkmale </w:t>
      </w:r>
      <w:r>
        <w:fldChar w:fldCharType="begin" w:fldLock="1"/>
      </w:r>
      <w:r w:rsidR="002D0A29">
        <w:instrText>ADDIN CSL_CITATION {"citationItems":[{"id":"ITEM-1","itemData":{"ISSN":"0028-3878","PMID":"11781408","abstract":"BACKGROUND Prosopagnosia, the inability to recognize faces, is associated with medial occipitotemporal lesions, especially on the right. Functional imaging has revealed a focal region in the right fusiform gyrus activated specifically during face perception. OBJECTIVE The study attempted to determine whether lesions of this region were associated with defects in face perception in patients with prosopagnosia. METHODS Five patients with acquired prosopagnosia were tested. They were asked to discriminate faces in which the spatial configuration of features had been altered. This was contrasted with their discrimination of changes in feature color, an alteration that does not affect spatial relations. RESULTS All four patients whose lesions included the right fusiform face area were severely impaired in discriminating changes in the spatial position of features. The one patient with anterior bilateral lesions was normal in this perceptual ability. For three of the five patients, accuracy was normal for changes in eye color. When subjects knew that only changes in mouth position would be shown, performance improved markedly in two of the four patients who were impaired in the initial test. CONCLUSION Perception of facial configuration is impaired in patients with prosopagnosia whose lesions involve the right fusiform gyrus. This deficit is especially manifest when attention must be distributed across numerous facial elements. It does not occur with more anterior bilateral temporal lesions. Loss of this ability may contribute to the recognition defect in some forms of prosopagnosia.","author":[{"dropping-particle":"","family":"Barton","given":"Jason J S","non-dropping-particle":"","parse-names":false,"suffix":""},{"dropping-particle":"","family":"Press","given":"Daniel Z","non-dropping-particle":"","parse-names":false,"suffix":""},{"dropping-particle":"","family":"Keenan","given":"Julian P","non-dropping-particle":"","parse-names":false,"suffix":""},{"dropping-particle":"","family":"O'Connor","given":"Margaret","non-dropping-particle":"","parse-names":false,"suffix":""}],"container-title":"Neurology","id":"ITEM-1","issue":"1","issued":{"date-parts":[["2002","1","8"]]},"page":"71-8","title":"Lesions of the fusiform face area impair perception of facial configuration in prosopagnosia.","type":"article-journal","volume":"58"},"uris":["http://www.mendeley.com/documents/?uuid=3d39b0e8-b9f3-3f68-b271-d9b7d7712a3d"]}],"mendeley":{"formattedCitation":"(J. J. S. Barton et al., 2002)","plainTextFormattedCitation":"(J. J. S. Barton et al., 2002)","previouslyFormattedCitation":"(J. J. S. Barton et al., 2002)"},"properties":{"noteIndex":0},"schema":"https://github.com/citation-style-language/schema/raw/master/csl-citation.json"}</w:instrText>
      </w:r>
      <w:r>
        <w:fldChar w:fldCharType="separate"/>
      </w:r>
      <w:r w:rsidR="003D4D22">
        <w:rPr>
          <w:noProof/>
        </w:rPr>
        <w:t>(</w:t>
      </w:r>
      <w:r w:rsidRPr="00DE34A0">
        <w:rPr>
          <w:noProof/>
        </w:rPr>
        <w:t>Barton et al., 2002)</w:t>
      </w:r>
      <w:r>
        <w:fldChar w:fldCharType="end"/>
      </w:r>
      <w:r>
        <w:t>.</w:t>
      </w:r>
    </w:p>
    <w:p w14:paraId="45F11533" w14:textId="55D2E17B" w:rsidR="003B25EC" w:rsidRDefault="003B25EC" w:rsidP="003B25EC">
      <w:pPr>
        <w:jc w:val="both"/>
      </w:pPr>
      <w:r>
        <w:t xml:space="preserve">Zusätzlich zu den Läsionsstudien gibt es eine ganze Reihe von fMRT-Untersuchungen zur Gesichtsverarbeitung. Hier wurde die FFA als gesichterspezifische Region erkannt, da sie signifikant aktiver ist bei Betrachtung von Gesichtern im Vergleich zu Objekten. Sie ist selektiv involviert in der Wahrnehmung von Gesichtern und meistens rechts lateralisiert </w:t>
      </w:r>
      <w:r>
        <w:fldChar w:fldCharType="begin" w:fldLock="1"/>
      </w:r>
      <w:r>
        <w:instrText>ADDIN CSL_CITATION {"citationItems":[{"id":"ITEM-1","itemData":{"ISSN":"0270-6474","PMID":"9151747","abstract":"Using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author":[{"dropping-particle":"","family":"Kanwisher","given":"N","non-dropping-particle":"","parse-names":false,"suffix":""},{"dropping-particle":"","family":"McDermott","given":"J","non-dropping-particle":"","parse-names":false,"suffix":""},{"dropping-particle":"","family":"Chun","given":"M M","non-dropping-particle":"","parse-names":false,"suffix":""}],"container-title":"The Journal of neuroscience : the official journal of the Society for Neuroscience","id":"ITEM-1","issue":"11","issued":{"date-parts":[["1997","6","1"]]},"page":"4302-11","title":"The fusiform face area: a module in human extrastriate cortex specialized for face perception.","type":"article-journal","volume":"17"},"uris":["http://www.mendeley.com/documents/?uuid=c4751077-8093-3473-a06a-1deefc649386"]}],"mendeley":{"formattedCitation":"(N Kanwisher, McDermott, &amp; Chun, 1997)","plainTextFormattedCitation":"(N Kanwisher, McDermott, &amp; Chun, 1997)","previouslyFormattedCitation":"(N Kanwisher, McDermott, &amp; Chun, 1997)"},"properties":{"noteIndex":0},"schema":"https://github.com/citation-style-language/schema/raw/master/csl-citation.json"}</w:instrText>
      </w:r>
      <w:r>
        <w:fldChar w:fldCharType="separate"/>
      </w:r>
      <w:r w:rsidR="003D4D22">
        <w:rPr>
          <w:noProof/>
        </w:rPr>
        <w:t>(</w:t>
      </w:r>
      <w:r w:rsidRPr="00B7690A">
        <w:rPr>
          <w:noProof/>
        </w:rPr>
        <w:t>Kanwisher, McDermott, &amp; Chun, 1997)</w:t>
      </w:r>
      <w:r>
        <w:fldChar w:fldCharType="end"/>
      </w:r>
      <w:r>
        <w:t xml:space="preserve">. Es wurde beschrieben, dass diese Aktivität bei Betrachtung von Gesichtern in der FFA bis zu doppelt so stark sei wie bei Betrachtung von Objekten. Die Antwort der FFA korreliert also mit der Wahrnehmung eines Gesichts und wahrscheinlich auch mit dessen Identifizierung </w:t>
      </w:r>
      <w:r>
        <w:fldChar w:fldCharType="begin" w:fldLock="1"/>
      </w:r>
      <w:r>
        <w:instrText>ADDIN CSL_CITATION {"citationItems":[{"id":"ITEM-1","itemData":{"DOI":"10.1038/nn1224","abstract":"The FFA in human extrastriate cortex is activated about twice as strongly in fMRI experiments when people view faces as when they view other kinds of objects 1,2. Previous experiments have shown that activation in the FFA is correlated with the percept of a face in binocular rivalry 3 , the face/vase illusion 4,5 , contrast reversal 6,7 and even face imagery 8,9. The precise function of the FFA, however, remains unresolved 1,10-18. Some researchers have suggested that the FFA may also be engaged in within-category identification of non-faces 11,12 , and yet others have suggested that important information about faces lies outside the FFA 13. Here we tested the main hypotheses that have been proposed for the function of the FFA: (i) detecting the presence of a face 19 , (ii) identifying specific faces 20-22 , (iii) within-category identification of stimuli from any object class 10,11 (e.g., discriminating roses from other flowers) and (iv) within-category identification of stimuli from categories for which the subject has gained expertise 12,23. To measure the neural correlates of detection and identification, we presented brief masked stimuli 24,25 in a rapid event-related fMRI design 26 and compared the blood oxygenation level-dependent (BOLD) signal on trials where subjects succeeded versus failed to detect and identify the stimuli (Fig. 1a). In each scan, subjects viewed 120 images from one category (e.g., 120 faces or 120 birds) and 60 texture patterns. Half of the objects contained different images of a specific within-category target (e.g., 60 Harrison Ford images or 60 pigeon images) and the rest were different objects from the same category (e.g., 60 other faces or 60 birds from other species). Subjects were instructed to indicate whether the stimulus was: (i) the pre-specified within-category target, (ii) another object or (iii) not an object (i.e., a texture). The three trial types occurred with equal probability in counterbalanced order. Importantly, for each of the three trial types, we used numerous pictures that appeared in various viewing conditions and backgrounds (Fig. 1b). Thus, subjects performed a within-category identification task rather than identifying a particular picture. This design enabled us to compare the magnitude of the response in the FFA when subjects (i) correctly identified the target (an identification hit, Fig. 1c), (ii) detected the presence of the object but were unable to identify it (a detection hit) or (iii) di…","author":[{"dropping-particle":"","family":"Grill-Spector","given":"Kalanit","non-dropping-particle":"","parse-names":false,"suffix":""},{"dropping-particle":"","family":"Knouf","given":"Nicholas","non-dropping-particle":"","parse-names":false,"suffix":""},{"dropping-particle":"","family":"Kanwisher","given":"Nancy","non-dropping-particle":"","parse-names":false,"suffix":""}],"container-title":"NATURE NEUROSCIENCE","id":"ITEM-1","issue":"5","issued":{"date-parts":[["2004"]]},"title":"A R T I C L E S The fusiform face area subserves face perception, not generic within-category identification","type":"article-journal","volume":"7"},"uris":["http://www.mendeley.com/documents/?uuid=f9c25ec0-8c99-3720-841f-10df5316444d"]},{"id":"ITEM-2","itemData":{"DOI":"10.1371/journal.pone.0059886","ISSN":"1932-6203","PMID":"23527282","abstract":"Numerous functional magnetic resonance imaging (fMRI) studies have identified multiple cortical regions that are involved in face processing in the human brain. However, few studies have characterized the face-processing network as a functioning whole. In this study, we used fMRI to identify face-selective regions in the entire brain and then explore the hierarchical structure of the face-processing network by analyzing functional connectivity among these regions. We identified twenty-five regions mainly in the occipital, temporal and frontal cortex that showed a reliable response selective to faces (versus objects) across participants and across scan sessions. Furthermore, these regions were clustered into three relatively independent sub-networks in a face-recognition task on the basis of the strength of functional connectivity among them. The functionality of the sub-networks likely corresponds to the recognition of individual identity, retrieval of semantic knowledge and representation of emotional information. Interestingly, when the task was switched to object recognition from face recognition, the functional connectivity between the inferior occipital gyrus and the rest of the face-selective regions were significantly reduced, suggesting that this region may serve as an entry node in the face-processing network. In sum, our study provides empirical evidence for cognitive and neural models of face recognition and helps elucidate the neural mechanisms underlying face recognition at the network level.","author":[{"dropping-particle":"","family":"Zhen","given":"Zonglei","non-dropping-particle":"","parse-names":false,"suffix":""},{"dropping-particle":"","family":"Fang","given":"Huizhen","non-dropping-particle":"","parse-names":false,"suffix":""},{"dropping-particle":"","family":"Liu","given":"Jia","non-dropping-particle":"","parse-names":false,"suffix":""}],"container-title":"PloS one","id":"ITEM-2","issue":"3","issued":{"date-parts":[["2013"]]},"page":"e59886","publisher":"Public Library of Science","title":"The hierarchical brain network for face recognition.","type":"article-journal","volume":"8"},"uris":["http://www.mendeley.com/documents/?uuid=c56abae5-b9d4-3006-b7ff-71ca6a837e56"]},{"id":"ITEM-3","itemData":{"DOI":"10.1152/jn.01171.2011","ISSN":"1522-1598","PMID":"22972952","abstract":"Neuroimaging studies have revealed a number of regions in the human brain that respond to faces. However, the way these regions interact is a matter of current debate. The aim of this study was to use functional MRI to define face-selective regions in the human brain and then determine how these regions interact in a large population of subjects (n = 72). We found consistent face selectivity in the core face regions of the occipital and temporal lobes: the fusiform face area (FFA), occipital face area (OFA), and superior temporal sulcus (STS). Face selectivity extended into the intraparietal sulcus (IPS), precuneus (PCu), superior colliculus (SC), amygdala (AMG), and inferior frontal gyrus (IFG). We found evidence for significant functional connectivity between the core face-selective regions, particularly between the OFA and FFA. However, we found that the covariation in activity between corresponding face regions in different hemispheres (e.g., right and left FFA) was higher than between different face regions in the same hemisphere (e.g., right OFA and right FFA). Although functional connectivity was evident between regions in the core and extended network, there were significant differences in the magnitude of the connectivity between regions. Activity in the OFA and FFA were most correlated with the IPS, PCu, and SC. In contrast, activity in the STS was most correlated with the AMG and IFG. Correlations between the extended regions suggest strong functional connectivity between the IPS, PCu, and SC. In contrast, the IFG was only correlated with the AMG. This study reveals that interhemispheric as well as intrahemispheric connections play an important role in face perception.","author":[{"dropping-particle":"","family":"Davies-Thompson","given":"Jodie","non-dropping-particle":"","parse-names":false,"suffix":""},{"dropping-particle":"","family":"Andrews","given":"Timothy J","non-dropping-particle":"","parse-names":false,"suffix":""}],"container-title":"Journal of neurophysiology","id":"ITEM-3","issue":"11","issued":{"date-parts":[["2012","12"]]},"page":"3087-95","publisher":"American Physiological Society","title":"Intra- and interhemispheric connectivity between face-selective regions in the human brain.","type":"article-journal","volume":"108"},"uris":["http://www.mendeley.com/documents/?uuid=5d89e191-63e0-3f1c-8073-bc1a139cce64"]}],"mendeley":{"formattedCitation":"(Davies-Thompson &amp; Andrews, 2012; Grill-Spector, Knouf, &amp; Kanwisher, 2004; Zhen, Fang, &amp; Liu, 2013)","plainTextFormattedCitation":"(Davies-Thompson &amp; Andrews, 2012; Grill-Spector, Knouf, &amp; Kanwisher, 2004; Zhen, Fang, &amp; Liu, 2013)","previouslyFormattedCitation":"(Davies-Thompson &amp; Andrews, 2012; Grill-Spector, Knouf, &amp; Kanwisher, 2004; Zhen, Fang, &amp; Liu, 2013)"},"properties":{"noteIndex":0},"schema":"https://github.com/citation-style-language/schema/raw/master/csl-citation.json"}</w:instrText>
      </w:r>
      <w:r>
        <w:fldChar w:fldCharType="separate"/>
      </w:r>
      <w:r w:rsidRPr="003A4257">
        <w:rPr>
          <w:noProof/>
        </w:rPr>
        <w:t>(Davies-Thompson &amp; Andrews, 2012; Grill-Spector, Knouf, &amp; Kanwisher, 2004; Zhen, Fang, &amp; Liu, 2013)</w:t>
      </w:r>
      <w:r>
        <w:fldChar w:fldCharType="end"/>
      </w:r>
      <w:r>
        <w:t xml:space="preserve">. Zusammenfassend ist die FFA die Region, die die beständigste Antwort zu Gesichtern zeigt mit einer signifikanten gesichterspezifischen Aktivität </w:t>
      </w:r>
      <w:r>
        <w:fldChar w:fldCharType="begin" w:fldLock="1"/>
      </w:r>
      <w:r>
        <w:instrText>ADDIN CSL_CITATION {"citationItems":[{"id":"ITEM-1","itemData":{"DOI":"10.1098/rstb.2006.1934","ISSN":"0962-8436","PMID":"17118927","abstract":"Faces are among the most important visual stimuli we perceive, informing us not only about a person's identity, but also about their mood, sex, age and direction of gaze. The ability to extract this information within a fraction of a second of viewing a face is important for normal social interactions and has probably played a critical role in the survival of our primate ancestors. Considerable evidence from behavioural, neuropsychological and neurophysiological investigations supports the hypothesis that humans have specialized cognitive and neural mechanisms dedicated to the perception of faces (the face-specificity hypothesis). Here, we review the literature on a region of the human brain that appears to play a key role in face perception, known as the fusiform face area (FFA). Section 1 outlines the theoretical background for much of this work. The face-specificity hypothesis falls squarely on one side of a longstanding debate in the fields of cognitive science and cognitive neuroscience concerning the extent to which the mind/brain is composed of: (i) special-purpose ('domain-specific') mechanisms, each dedicated to processing a specific kind of information (e.g. faces, according to the face-specificity hypothesis), versus (ii) general-purpose ('domain-general') mechanisms, each capable of operating on any kind of information. Face perception has long served both as one of the prime candidates of a domain-specific process and as a key target for attack by proponents of domain-general theories of brain and mind. Section 2 briefly reviews the prior literature on face perception from behaviour and neurophysiology. This work supports the face-specificity hypothesis and argues against its domain-general alternatives (the individuation hypothesis, the expertise hypothesis and others). Section 3 outlines the more recent evidence on this debate from brain imaging, focusing particularly on the FFA. We review the evidence that the FFA is selectively engaged in face perception, by addressing (and rebutting) five of the most widely discussed alternatives to this hypothesis. In section 4, we consider recent findings that are beginning to provide clues into the computations conducted in the FFA and the nature of the representations the FFA extracts from faces. We argue that the FFA is engaged both in detecting faces and in extracting the necessary perceptual information to recognize them, and that the properties of the FFA mirror previously identified behavioura…","author":[{"dropping-particle":"","family":"Kanwisher","given":"Nancy","non-dropping-particle":"","parse-names":false,"suffix":""},{"dropping-particle":"","family":"Yovel","given":"Galit","non-dropping-particle":"","parse-names":false,"suffix":""}],"container-title":"Philosophical transactions of the Royal Society of London. Series B, Biological sciences","id":"ITEM-1","issue":"1476","issued":{"date-parts":[["2006","12","29"]]},"page":"2109-28","publisher":"The Royal Society","title":"The fusiform face area: a cortical region specialized for the perception of faces.","type":"article-journal","volume":"361"},"uris":["http://www.mendeley.com/documents/?uuid=99d70e41-455f-3606-bc39-fd94d700e2d1"]}],"mendeley":{"formattedCitation":"(Nancy Kanwisher &amp; Yovel, 2006)","plainTextFormattedCitation":"(Nancy Kanwisher &amp; Yovel, 2006)","previouslyFormattedCitation":"(Nancy Kanwisher &amp; Yovel, 2006)"},"properties":{"noteIndex":0},"schema":"https://github.com/citation-style-language/schema/raw/master/csl-citation.json"}</w:instrText>
      </w:r>
      <w:r>
        <w:fldChar w:fldCharType="separate"/>
      </w:r>
      <w:r w:rsidRPr="00B7690A">
        <w:rPr>
          <w:noProof/>
        </w:rPr>
        <w:t>(Kanwisher &amp; Yovel, 2006)</w:t>
      </w:r>
      <w:r>
        <w:fldChar w:fldCharType="end"/>
      </w:r>
      <w:r>
        <w:t xml:space="preserve">. </w:t>
      </w:r>
    </w:p>
    <w:p w14:paraId="4CC71F11" w14:textId="0F9F4723" w:rsidR="003B25EC" w:rsidRDefault="003B25EC" w:rsidP="003B25EC">
      <w:pPr>
        <w:jc w:val="both"/>
      </w:pPr>
      <w:r>
        <w:t xml:space="preserve">Zuletzt wurden Studien mit tiefer Hirnstimulation der FFA bei Patienten mit Epilepsie durchgeführt. Dabei wird eine bestimmte Hirnregion, in dem Fall die FFA, mit elektrischen Impulsen in ihrer Funktion gehemmt, um die genaue Funktion dieser Region zu definieren. Es gibt den Fall einer Patientin mit transienter Prosopagnosie als epileptische Aura. Sie beschreibt die Unfähigkeit, Unterschiede zwischen Gesichtern während der Aura zu sehen. </w:t>
      </w:r>
      <w:r w:rsidRPr="007C03A2">
        <w:t xml:space="preserve">Präoperativ </w:t>
      </w:r>
      <w:r>
        <w:t xml:space="preserve">wurde die rechte FFA mit subdural platzierten Elektroden stimuliert, woraufhin alle Gesichter gleich aussahen. Damit wurde die epileptische Aura imitiert und eine transiente Prosopagnosie verursacht </w:t>
      </w:r>
      <w:r>
        <w:fldChar w:fldCharType="begin" w:fldLock="1"/>
      </w:r>
      <w:r>
        <w:instrText>ADDIN CSL_CITATION {"citationItems":[{"id":"ITEM-1","itemData":{"ISSN":"0736-0258","PMID":"12766682","abstract":"It is not known with certainty at which level of face processing by the cortex the distinction between a familiar and an unfamiliar face is made. Subdural electrodes were implanted under the fusiform gyrus of the right temporal lobe in a patient who developed an unusual inability to distinguish differences between faces as part of the epileptic aura (\"all faces looked the same\"). A cortical region located posterior to the epileptic focus was identified that exhibited a maximum evoked response to the presentation of facial images (N165), but not to objects, scenes, or character strings. Evoked potentials elicited by a variety of visual images indicated that any perturbation away from novel whole-face stimuli produced submaximal responses from this region of the right temporal lobe. Electrical stimulation of this region resulted in an impairment of face discrimination. It was found that presentation of familiar faces (grandmother, treating physician) produced a different response from that observed for novel faces. These observations demonstrate that within 165 msec of face presentation, and before the conscious precept of face familiarity has formed, this cortical region has already begun to distinguish between a familiar and an unfamiliar face.","author":[{"dropping-particle":"","family":"Mundel","given":"Trevor","non-dropping-particle":"","parse-names":false,"suffix":""},{"dropping-particle":"","family":"Milton","given":"John G","non-dropping-particle":"","parse-names":false,"suffix":""},{"dropping-particle":"","family":"Dimitrov","given":"Alexander","non-dropping-particle":"","parse-names":false,"suffix":""},{"dropping-particle":"","family":"Wilson","given":"Hugh W","non-dropping-particle":"","parse-names":false,"suffix":""},{"dropping-particle":"","family":"Pelizzari","given":"Charles","non-dropping-particle":"","parse-names":false,"suffix":""},{"dropping-particle":"","family":"Uftring","given":"Stephen","non-dropping-particle":"","parse-names":false,"suffix":""},{"dropping-particle":"","family":"Torres","given":"Ivan","non-dropping-particle":"","parse-names":false,"suffix":""},{"dropping-particle":"","family":"Erickson","given":"Robert K","non-dropping-particle":"","parse-names":false,"suffix":""},{"dropping-particle":"","family":"Spire","given":"Jean-Paul","non-dropping-particle":"","parse-names":false,"suffix":""},{"dropping-particle":"","family":"Towle","given":"Vernon L","non-dropping-particle":"","parse-names":false,"suffix":""}],"container-title":"Journal of clinical neurophysiology : official publication of the American Electroencephalographic Society","id":"ITEM-1","issue":"2","issued":{"date-parts":[["2003","4"]]},"page":"102-10","title":"Transient inability to distinguish between faces: electrophysiologic studies.","type":"article-journal","volume":"20"},"uris":["http://www.mendeley.com/documents/?uuid=f55cb4db-c2be-39d2-ae13-4afd42d4cb00"]}],"mendeley":{"formattedCitation":"(Mundel et al., 2003)","plainTextFormattedCitation":"(Mundel et al., 2003)","previouslyFormattedCitation":"(Mundel et al., 2003)"},"properties":{"noteIndex":0},"schema":"https://github.com/citation-style-language/schema/raw/master/csl-citation.json"}</w:instrText>
      </w:r>
      <w:r>
        <w:fldChar w:fldCharType="separate"/>
      </w:r>
      <w:r w:rsidRPr="006726F6">
        <w:rPr>
          <w:noProof/>
        </w:rPr>
        <w:t>(Mundel et al., 2003)</w:t>
      </w:r>
      <w:r>
        <w:fldChar w:fldCharType="end"/>
      </w:r>
      <w:r>
        <w:t xml:space="preserve">. Bei einem weiteren Epilepsiefall wurde die FFA anhand von fMRT und elektrophysiologische Untersuchungen lokalisiert und ebenfalls mit intrakraniellen Elektroden stimuliert. Dabei hat der Patient eine Verzerrung der Gesichter beschrieben. Andere Objekte wären von dieser Verzerrung nicht betroffen gewesen </w:t>
      </w:r>
      <w:r>
        <w:fldChar w:fldCharType="begin" w:fldLock="1"/>
      </w:r>
      <w:r>
        <w:instrText>ADDIN CSL_CITATION {"citationItems":[{"id":"ITEM-1","itemData":{"DOI":"10.1523/JNEUROSCI.2609-12.2012","ISSN":"1529-2401","PMID":"23100414","abstract":"Face-selective neural responses in the human fusiform gyrus have been widely examined. However, their causal role in human face perception is largely unknown. Here, we used a multimodal approach of electrocorticography (ECoG), high-resolution functional magnetic resonance imaging (fMRI), and electrical brain stimulation (EBS) to directly investigate the causal role of face-selective neural responses of the fusiform gyrus (FG) in face perception in a patient implanted with subdural electrodes in the right inferior temporal lobe. High-resolution fMRI identified two distinct FG face-selective regions [mFus-faces and pFus-faces (mid and posterior fusiform, respectively)]. ECoG revealed a striking anatomical and functional correspondence with fMRI data where a pair of face-selective electrodes, positioned 1 cm apart, overlapped mFus-faces and pFus-faces, respectively. Moreover, electrical charge delivered to this pair of electrodes induced a profound face-specific perceptual distortion during viewing of real faces. Specifically, the subject reported a \"metamorphosed\" appearance of faces of people in the room. Several controls illustrate the specificity of the effect to the perception of faces. EBS of mFus-faces and pFus-faces neither produced a significant deficit in naming pictures of famous faces on the computer, nor did it affect the appearance of nonface objects. Further, the appearance of faces remained unaffected during both sham stimulation and stimulation of a pair of nearby electrodes that were not face-selective. Overall, our findings reveal a striking convergence of fMRI, ECoG, and EBS, which together offer a rare causal link between functional subsets of the human FG network and face perception.","author":[{"dropping-particle":"","family":"Parvizi","given":"Josef","non-dropping-particle":"","parse-names":false,"suffix":""},{"dropping-particle":"","family":"Jacques","given":"Corentin","non-dropping-particle":"","parse-names":false,"suffix":""},{"dropping-particle":"","family":"Foster","given":"Brett L","non-dropping-particle":"","parse-names":false,"suffix":""},{"dropping-particle":"","family":"Witthoft","given":"Nathan","non-dropping-particle":"","parse-names":false,"suffix":""},{"dropping-particle":"","family":"Withoft","given":"Nathan","non-dropping-particle":"","parse-names":false,"suffix":""},{"dropping-particle":"","family":"Rangarajan","given":"Vinitha","non-dropping-particle":"","parse-names":false,"suffix":""},{"dropping-particle":"","family":"Weiner","given":"Kevin S","non-dropping-particle":"","parse-names":false,"suffix":""},{"dropping-particle":"","family":"Grill-Spector","given":"Kalanit","non-dropping-particle":"","parse-names":false,"suffix":""}],"container-title":"The Journal of neuroscience : the official journal of the Society for Neuroscience","id":"ITEM-1","issue":"43","issued":{"date-parts":[["2012","10","24"]]},"page":"14915-20","publisher":"NIH Public Access","title":"Electrical stimulation of human fusiform face-selective regions distorts face perception.","type":"article-journal","volume":"32"},"uris":["http://www.mendeley.com/documents/?uuid=f9745da3-02de-3141-90f8-d164b328ad16"]}],"mendeley":{"formattedCitation":"(Parvizi et al., 2012)","plainTextFormattedCitation":"(Parvizi et al., 2012)","previouslyFormattedCitation":"(Parvizi et al., 2012)"},"properties":{"noteIndex":0},"schema":"https://github.com/citation-style-language/schema/raw/master/csl-citation.json"}</w:instrText>
      </w:r>
      <w:r>
        <w:fldChar w:fldCharType="separate"/>
      </w:r>
      <w:r w:rsidRPr="00A415FC">
        <w:rPr>
          <w:noProof/>
        </w:rPr>
        <w:t>(Parvizi et al., 2012)</w:t>
      </w:r>
      <w:r>
        <w:fldChar w:fldCharType="end"/>
      </w:r>
      <w:r>
        <w:t>. Durch die gezielte Stimulation der FFA können wir einen Ausfall imitieren und somit die Roll</w:t>
      </w:r>
      <w:r w:rsidR="00110770">
        <w:t>e dieser Region in der Gesichts</w:t>
      </w:r>
      <w:r>
        <w:t>verarbeitung bestätigen. Die FFA ist für die Gesichterwahrnehmung unentbehrlich und nimmt an der Identifikation des Gesichts teil.</w:t>
      </w:r>
    </w:p>
    <w:p w14:paraId="0F95E85A" w14:textId="77777777" w:rsidR="00F24743" w:rsidRDefault="00F24743" w:rsidP="00354F69">
      <w:pPr>
        <w:jc w:val="both"/>
      </w:pPr>
    </w:p>
    <w:p w14:paraId="3CC05EF7" w14:textId="6B3B3B9A" w:rsidR="003B25EC" w:rsidRDefault="003B25EC" w:rsidP="003B25EC">
      <w:pPr>
        <w:jc w:val="both"/>
      </w:pPr>
      <w:r>
        <w:t xml:space="preserve">Der </w:t>
      </w:r>
      <w:r w:rsidRPr="00B01215">
        <w:rPr>
          <w:b/>
        </w:rPr>
        <w:t>pSTS</w:t>
      </w:r>
      <w:r>
        <w:t xml:space="preserve"> ist die dritte Region des Kernsystems und wurde schon früh untersucht, da gesichterspezifische Neurone bei Affen auch im superioren temporalen Sulcus gefunden wurden </w:t>
      </w:r>
      <w:r>
        <w:fldChar w:fldCharType="begin" w:fldLock="1"/>
      </w:r>
      <w:r>
        <w:instrText>ADDIN CSL_CITATION {"citationItems":[{"id":"ITEM-1","itemData":{"DOI":"10.1073/pnas.0809662105","ISSN":"1091-6490","PMID":"19033466","abstract":"Face recognition is of central importance for primate social behavior. In both humans and macaques, the visual analysis of faces is supported by a set of specialized face areas. The precise organization of these areas and the correspondence between individual macaque and human face-selective areas are debated. Here, we examined the organization of face-selective regions across the temporal lobe in a large number of macaque and human subjects. Macaques showed 6 regions of face-selective cortex arranged in a stereotypical pattern along the temporal lobe. Human subjects showed, in addition to 3 reported face areas (the occipital, fusiform, and superior temporal sulcus face areas), a face-selective area located anterior to the fusiform face area, in the anterior collateral sulcus. These results suggest a closer anatomical correspondence between macaque and human face-processing systems than previously realized.","author":[{"dropping-particle":"","family":"Tsao","given":"Doris Y","non-dropping-particle":"","parse-names":false,"suffix":""},{"dropping-particle":"","family":"Moeller","given":"Sebastian","non-dropping-particle":"","parse-names":false,"suffix":""},{"dropping-particle":"","family":"Freiwald","given":"Winrich A","non-dropping-particle":"","parse-names":false,"suffix":""}],"container-title":"Proceedings of the National Academy of Sciences of the United States of America","id":"ITEM-1","issue":"49","issued":{"date-parts":[["2008","12","9"]]},"page":"19514-9","publisher":"National Academy of Sciences","title":"Comparing face patch systems in macaques and humans.","type":"article-journal","volume":"105"},"uris":["http://www.mendeley.com/documents/?uuid=9c419d85-a745-39a5-86fe-44d0e48afac9"]},{"id":"ITEM-2","itemData":{"ISSN":"0166-4328","PMID":"2713076","abstract":"Neurophysiological studies have shown that some neurons in the cortex in the superior temporal sulcus and the inferior temporal gyrus of macaque monkeys respond to faces. To determine if facial factors such as expression and identity are encoded independently by face-responsive neurons, 45 neurons were tested on a stimulus set depicting 3 monkeys with 3 expressions each. As tested on a two-way ANOVA, 15 neurons showed response differences to different identities independently of expression, and 9 neurons showed responses to different expressions independently of identity. Three neurons showed significant effects of both factors. Six of the neurons with responses related to expression responded primarily to calm faces, while 2 responded primarily to threat faces. Of a further set of 31 neurons tested on pairs of different expressions, 6 showed strong responses to open-mouth fear or threat expressions, while 2 showed stronger responses to calm faces than threat expressions. Neurons responsive to expression were found primarily in the cortex in the superior temporal sulcus, while neurons responsive to identity were found primarily in the inferior temporal gyrus. The difference in anatomical distribution was statistically significant. This supports the possibility that specific impairments of the recognition of the identity of a face and of its expression in man are due to damage to or disconnection of separate neuronal substrates.","author":[{"dropping-particle":"","family":"Hasselmo","given":"M E","non-dropping-particle":"","parse-names":false,"suffix":""},{"dropping-particle":"","family":"Rolls","given":"E T","non-dropping-particle":"","parse-names":false,"suffix":""},{"dropping-particle":"","family":"Baylis","given":"G C","non-dropping-particle":"","parse-names":false,"suffix":""}],"container-title":"Behavioural brain research","id":"ITEM-2","issue":"3","issued":{"date-parts":[["1989","4","1"]]},"page":"203-18","title":"The role of expression and identity in the face-selective responses of neurons in the temporal visual cortex of the monkey.","type":"article-journal","volume":"32"},"uris":["http://www.mendeley.com/documents/?uuid=2c07a0e1-8e61-377d-9e47-35c01685ef99"]}],"mendeley":{"formattedCitation":"(Hasselmo, Rolls, &amp; Baylis, 1989; Tsao, Moeller, &amp; Freiwald, 2008)","plainTextFormattedCitation":"(Hasselmo, Rolls, &amp; Baylis, 1989; Tsao, Moeller, &amp; Freiwald, 2008)","previouslyFormattedCitation":"(Hasselmo, Rolls, &amp; Baylis, 1989; Tsao, Moeller, &amp; Freiwald, 2008)"},"properties":{"noteIndex":0},"schema":"https://github.com/citation-style-language/schema/raw/master/csl-citation.json"}</w:instrText>
      </w:r>
      <w:r>
        <w:fldChar w:fldCharType="separate"/>
      </w:r>
      <w:r w:rsidRPr="00401FFE">
        <w:rPr>
          <w:noProof/>
        </w:rPr>
        <w:t>(Hasselmo, Rolls, &amp; Baylis, 1989; Tsao, Moeller, &amp; Freiwald, 2008)</w:t>
      </w:r>
      <w:r>
        <w:fldChar w:fldCharType="end"/>
      </w:r>
      <w:r>
        <w:t xml:space="preserve">. Auch für diese Region wurden fMRT Studien entwickelt, bei denen festgestellt wurde, dass der pSTS besonders viel Aktivität beim Betrachten von Blickrichtung und Mundbewegung aufweist </w:t>
      </w:r>
      <w:r>
        <w:fldChar w:fldCharType="begin" w:fldLock="1"/>
      </w:r>
      <w:r>
        <w:instrText>ADDIN CSL_CITATION {"citationItems":[{"id":"ITEM-1","itemData":{"ISSN":"0270-6474","PMID":"9482803","abstract":"We sought to determine whether regions of extrastriate visual cortex could be activated in subjects viewing eye and mouth movements that occurred within a stationary face. Eleven subjects participated in three to five functional magnetic resonance imaging sessions in which they viewed moving eyes, moving mouths, or movements of check patterns that occurred in the same spatial location as the eyes or mouth. In each task, the stimuli were superimposed on a radial background pattern that continually moved inward to control for the effect of movement per se. Activation evoked by the radial background was assessed in a separate control task. Moving eyes and mouths activated a bilateral region centered in the posterior superior temporal sulcus (STS). The moving check patterns did not appreciably activate the STS or surrounding regions. The activation by moving eyes and mouths was distinct from that elicited by the moving radial background, which primarily activated the posterior-temporal-occipital fossa and the lateral occipital sulcus-a region corresponding to area MT/V5. Area MT/V5 was also strongly activated by moving eyes and to a lesser extent by other moving stimuli. These results suggest that a superior temporal region centered in the STS is preferentially involved in the perception of gaze direction and mouth movements. This region of the STS may be functionally related to nearby superior temporal regions thought to be involved in lip-reading and in the perception of hand and body movement.","author":[{"dropping-particle":"","family":"Puce","given":"A","non-dropping-particle":"","parse-names":false,"suffix":""},{"dropping-particle":"","family":"Allison","given":"T","non-dropping-particle":"","parse-names":false,"suffix":""},{"dropping-particle":"","family":"Bentin","given":"S","non-dropping-particle":"","parse-names":false,"suffix":""},{"dropping-particle":"","family":"Gore","given":"J C","non-dropping-particle":"","parse-names":false,"suffix":""},{"dropping-particle":"","family":"McCarthy","given":"G","non-dropping-particle":"","parse-names":false,"suffix":""}],"container-title":"The Journal of neuroscience : the official journal of the Society for Neuroscience","id":"ITEM-1","issue":"6","issued":{"date-parts":[["1998","3","15"]]},"page":"2188-99","title":"Temporal cortex activation in humans viewing eye and mouth movements.","type":"article-journal","volume":"18"},"uris":["http://www.mendeley.com/documents/?uuid=76dff3ee-4ec4-38c4-82fc-c0ff6cf3b884"]}],"mendeley":{"formattedCitation":"(Puce, Allison, Bentin, Gore, &amp; McCarthy, 1998)","plainTextFormattedCitation":"(Puce, Allison, Bentin, Gore, &amp; McCarthy, 1998)","previouslyFormattedCitation":"(Puce, Allison, Bentin, Gore, &amp; McCarthy, 1998)"},"properties":{"noteIndex":0},"schema":"https://github.com/citation-style-language/schema/raw/master/csl-citation.json"}</w:instrText>
      </w:r>
      <w:r>
        <w:fldChar w:fldCharType="separate"/>
      </w:r>
      <w:r w:rsidRPr="00423B64">
        <w:rPr>
          <w:noProof/>
        </w:rPr>
        <w:t>(Puce, Allison, Bentin, Gore, &amp; McCarthy, 1998)</w:t>
      </w:r>
      <w:r>
        <w:fldChar w:fldCharType="end"/>
      </w:r>
      <w:r>
        <w:t>. Haxby zählt den p</w:t>
      </w:r>
      <w:r w:rsidR="00110770">
        <w:t>STS zum Kernsystem der Gesichts</w:t>
      </w:r>
      <w:r>
        <w:t xml:space="preserve">verarbeitung. Die Funktion des pSTS ist am ehesten, dynamische Aspekte der Gesichter wie Ausdruck, Mundbewegungen und Blickrichtung zu verarbeiten </w:t>
      </w:r>
      <w:r>
        <w:fldChar w:fldCharType="begin" w:fldLock="1"/>
      </w:r>
      <w:r>
        <w:instrText>ADDIN CSL_CITATION {"citationItems":[{"id":"ITEM-1","itemData":{"DOI":"10.1016/S1364-6613(00)01482-0","ISBN":"1364-6613 (Print)","ISSN":"13646613","PMID":"10827445","abstract":"Face perception, perhaps the most highly developed visual skill in humans, is mediated by a distributed neural system in humans that is comprised of multiple, bilateral regions. We propose a model for the organization of this system that emphasizes a distinction between the representation of invariant and changeable aspects of faces. The representation of invariant aspects of faces underlies the recognition of individuals, whereas the representation of changeable aspects of faces, such as eye gaze, expression, and lip movement, underlies the perception of information that facilitates social communication. The model is also hierarchical insofar as it is divided into a core system and an extended system. The core system is comprised of occipitotemporal regions in extrastriate visual cortex that mediate the visual analysis of faces. In the core system, the representation of invariant aspects is mediated more by the face-responsive region in the fusiform gyrus, whereas the representation of changeable aspects is mediated more by the face-responsive region in the superior temporal sulcus. The extended system is comprised of regions from neural systems for other cognitive functions that can be recruited to act in concert with the regions in the core system to extract meaning from faces.","author":[{"dropping-particle":"V.","family":"Haxby","given":"James","non-dropping-particle":"","parse-names":false,"suffix":""},{"dropping-particle":"","family":"Hoffman","given":"Elizabeth A.","non-dropping-particle":"","parse-names":false,"suffix":""},{"dropping-particle":"","family":"Gobbini","given":"M. Ida","non-dropping-particle":"","parse-names":false,"suffix":""}],"container-title":"Trends in Cognitive Sciences","id":"ITEM-1","issue":"6","issued":{"date-parts":[["2000"]]},"page":"223-233","title":"The distributed human neural system for face perception","type":"article-journal","volume":"4"},"uris":["http://www.mendeley.com/documents/?uuid=4e1e758c-f26e-40ba-a8cb-ca51c478a740"]}],"mendeley":{"formattedCitation":"(Haxby et al., 2000)","plainTextFormattedCitation":"(Haxby et al., 2000)","previouslyFormattedCitation":"(Haxby et al., 2000)"},"properties":{"noteIndex":0},"schema":"https://github.com/citation-style-language/schema/raw/master/csl-citation.json"}</w:instrText>
      </w:r>
      <w:r>
        <w:fldChar w:fldCharType="separate"/>
      </w:r>
      <w:r w:rsidRPr="00A60CD6">
        <w:rPr>
          <w:noProof/>
        </w:rPr>
        <w:t>(Haxby et al., 2000)</w:t>
      </w:r>
      <w:r>
        <w:fldChar w:fldCharType="end"/>
      </w:r>
      <w:r>
        <w:t xml:space="preserve">. Durch Untersuchungen mit Theta-Burst Stimulation und fMRT konnte man gezielt den pSTS hemmen und die Aktivität dieser Region im fMRT bei Betrachtung von dynamischen versus statischen Gesichtern analysieren. Hier zeigte sich, dass </w:t>
      </w:r>
      <w:r>
        <w:lastRenderedPageBreak/>
        <w:t xml:space="preserve">bei Ausschaltung vom pSTS nur die Antwort auf dynamische Gesichter reduziert war </w:t>
      </w:r>
      <w:r>
        <w:fldChar w:fldCharType="begin" w:fldLock="1"/>
      </w:r>
      <w:r>
        <w:instrText>ADDIN CSL_CITATION {"citationItems":[{"id":"ITEM-1","itemData":{"DOI":"10.1016/j.cub.2014.07.060","ISSN":"1879-0445","PMID":"25131678","abstract":"Faces contain structural information, for identifying individuals, as well as changeable information, which can convey emotion and direct attention. Neuroimaging studies reveal brain regions that exhibit preferential responses to invariant [1, 2] or changeable [3-5] facial aspects but the functional connections between these regions are unknown. We addressed this issue by causally disrupting two face-selective regions with thetaburst transcranial magnetic stimulation (TBS) and measuring the effects of this disruption in local and remote face-selective regions with functional magnetic resonance imaging (fMRI). Participants were scanned, over two sessions, while viewing dynamic or static faces and objects. During these sessions, TBS was delivered over the right occipital face area (rOFA) or right posterior superior temporal sulcus (rpSTS). Disruption of the rOFA reduced the neural response to both static and dynamic faces in the downstream face-selective region in the fusiform gyrus. In contrast, the response to dynamic and static faces was doubly dissociated in the rpSTS. Namely, disruption of the rOFA reduced the response to static but not dynamic faces, while disruption of the rpSTS itself reduced the response to dynamic but not static faces. These results suggest that dynamic and static facial aspects are processed via dissociable cortical pathways that begin in early visual cortex, a conclusion inconsistent with current models of face perception [6-9].","author":[{"dropping-particle":"","family":"Pitcher","given":"David","non-dropping-particle":"","parse-names":false,"suffix":""},{"dropping-particle":"","family":"Duchaine","given":"Bradley","non-dropping-particle":"","parse-names":false,"suffix":""},{"dropping-particle":"","family":"Walsh","given":"Vincent","non-dropping-particle":"","parse-names":false,"suffix":""}],"container-title":"Current biology : CB","id":"ITEM-1","issue":"17","issued":{"date-parts":[["2014","9","8"]]},"page":"2066-70","publisher":"Elsevier","title":"Combined TMS and FMRI reveal dissociable cortical pathways for dynamic and static face perception.","type":"article-journal","volume":"24"},"uris":["http://www.mendeley.com/documents/?uuid=187625fa-d2cd-3a18-bade-93f87a561d34"]}],"mendeley":{"formattedCitation":"(Pitcher, Duchaine, &amp; Walsh, 2014)","plainTextFormattedCitation":"(Pitcher, Duchaine, &amp; Walsh, 2014)","previouslyFormattedCitation":"(Pitcher, Duchaine, &amp; Walsh, 2014)"},"properties":{"noteIndex":0},"schema":"https://github.com/citation-style-language/schema/raw/master/csl-citation.json"}</w:instrText>
      </w:r>
      <w:r>
        <w:fldChar w:fldCharType="separate"/>
      </w:r>
      <w:r w:rsidRPr="00897E07">
        <w:rPr>
          <w:noProof/>
        </w:rPr>
        <w:t>(Pitcher, Duchaine, &amp; Walsh, 2014)</w:t>
      </w:r>
      <w:r>
        <w:fldChar w:fldCharType="end"/>
      </w:r>
      <w:r>
        <w:t>. Somit spielt der pSTS am ehesten in der Wahrnehmung von Gesichtsausdruck und Blickrichtung eine Rolle.</w:t>
      </w:r>
    </w:p>
    <w:p w14:paraId="095EF362" w14:textId="77777777" w:rsidR="005B2C84" w:rsidRDefault="005B2C84" w:rsidP="00354F69">
      <w:pPr>
        <w:jc w:val="both"/>
      </w:pPr>
    </w:p>
    <w:p w14:paraId="315D1A6E" w14:textId="77777777" w:rsidR="003B25EC" w:rsidRDefault="003B25EC" w:rsidP="003B25EC">
      <w:pPr>
        <w:jc w:val="both"/>
      </w:pPr>
      <w:r>
        <w:t xml:space="preserve">Das erweiterte System hat in den letzten Jahren immer mehr Interesse geweckt, inbesondere der </w:t>
      </w:r>
      <w:r w:rsidRPr="00B01215">
        <w:rPr>
          <w:b/>
        </w:rPr>
        <w:t>anteriore Temporallappen</w:t>
      </w:r>
      <w:r>
        <w:t xml:space="preserve"> (ATL). Wahrscheinlich spielt der ATL eine wichtige Rolle bei der Identifizierung und Verarbeitung von Gesichtern.</w:t>
      </w:r>
    </w:p>
    <w:p w14:paraId="5BCBB8BD" w14:textId="2AA34048" w:rsidR="003B25EC" w:rsidRDefault="003B25EC" w:rsidP="003B25EC">
      <w:pPr>
        <w:jc w:val="both"/>
      </w:pPr>
      <w:r>
        <w:t>In Studien zu</w:t>
      </w:r>
      <w:r w:rsidR="00110770">
        <w:t>r Gesichts</w:t>
      </w:r>
      <w:r>
        <w:t xml:space="preserve">verarbeitung bei Affen konnte man Neurone im inferioren temporalen Gyrus finden, die spezifisch auf Gesichteridentität reagieren </w:t>
      </w:r>
      <w:r>
        <w:fldChar w:fldCharType="begin" w:fldLock="1"/>
      </w:r>
      <w:r>
        <w:instrText>ADDIN CSL_CITATION {"citationItems":[{"id":"ITEM-1","itemData":{"ISSN":"0166-4328","PMID":"2713076","abstract":"Neurophysiological studies have shown that some neurons in the cortex in the superior temporal sulcus and the inferior temporal gyrus of macaque monkeys respond to faces. To determine if facial factors such as expression and identity are encoded independently by face-responsive neurons, 45 neurons were tested on a stimulus set depicting 3 monkeys with 3 expressions each. As tested on a two-way ANOVA, 15 neurons showed response differences to different identities independently of expression, and 9 neurons showed responses to different expressions independently of identity. Three neurons showed significant effects of both factors. Six of the neurons with responses related to expression responded primarily to calm faces, while 2 responded primarily to threat faces. Of a further set of 31 neurons tested on pairs of different expressions, 6 showed strong responses to open-mouth fear or threat expressions, while 2 showed stronger responses to calm faces than threat expressions. Neurons responsive to expression were found primarily in the cortex in the superior temporal sulcus, while neurons responsive to identity were found primarily in the inferior temporal gyrus. The difference in anatomical distribution was statistically significant. This supports the possibility that specific impairments of the recognition of the identity of a face and of its expression in man are due to damage to or disconnection of separate neuronal substrates.","author":[{"dropping-particle":"","family":"Hasselmo","given":"M E","non-dropping-particle":"","parse-names":false,"suffix":""},{"dropping-particle":"","family":"Rolls","given":"E T","non-dropping-particle":"","parse-names":false,"suffix":""},{"dropping-particle":"","family":"Baylis","given":"G C","non-dropping-particle":"","parse-names":false,"suffix":""}],"container-title":"Behavioural brain research","id":"ITEM-1","issue":"3","issued":{"date-parts":[["1989","4","1"]]},"page":"203-18","title":"The role of expression and identity in the face-selective responses of neurons in the temporal visual cortex of the monkey.","type":"article-journal","volume":"32"},"uris":["http://www.mendeley.com/documents/?uuid=2c07a0e1-8e61-377d-9e47-35c01685ef99"]}],"mendeley":{"formattedCitation":"(Hasselmo et al., 1989)","plainTextFormattedCitation":"(Hasselmo et al., 1989)","previouslyFormattedCitation":"(Hasselmo et al., 1989)"},"properties":{"noteIndex":0},"schema":"https://github.com/citation-style-language/schema/raw/master/csl-citation.json"}</w:instrText>
      </w:r>
      <w:r>
        <w:fldChar w:fldCharType="separate"/>
      </w:r>
      <w:r w:rsidRPr="00412E5F">
        <w:rPr>
          <w:noProof/>
        </w:rPr>
        <w:t>(Hasselmo et al., 1989)</w:t>
      </w:r>
      <w:r>
        <w:fldChar w:fldCharType="end"/>
      </w:r>
      <w:r>
        <w:t xml:space="preserve">. Hasselmo beschreibt, dass es bestimmte Neuronen gibt, die nur für Identität zuständig sind, und solche, die nur auf Expression reagieren. Diese Neuronen befinden sich im Bereich des ATLs. In einer weiteren Studie mit Affen wurde beobachtet, dass nach beidseitiger Entfernung des ATLs die Affen stark beeinträchtigt in ihren sozialen Interaktionen waren </w:t>
      </w:r>
      <w:r>
        <w:fldChar w:fldCharType="begin" w:fldLock="1"/>
      </w:r>
      <w:r>
        <w:instrText>ADDIN CSL_CITATION {"citationItems":[{"id":"ITEM-1","itemData":{"abstract":"50KODA, J., Subcortical structures controlling lateral geniculate transmission, Tohoku J. exp. ivied., 76 (1962) 350-364. 6 SAKAKURA, H., Spontaneous and evoked unitary activities of cat lateral geniculate neurons in sleep and wakefulness, Jap. J. Physiol., 18 (1968) 23-42. 7 STERIADE, M., AND DEMETRESCU, M., Unspecific system of inhibition and facilitation of potentials evoked by intermittent light, J. Neurophysiol., 23 (1960) 602-617. 8 SUMITOMO, 1., IDE, K., IWAMA, K., AND ARIKUNI, T., Conduction velocity of optic nerve fibers innervating lateral geniculate body and superior colliculus in the rat, Exp. Neurol., 25 (1969) 378-392. 9 SuzuKi, H., AND KATO, E., Binocular interaction at cat's lateral geniculate body, J. Neurophysiol., 29 (1966) 909 920. 10 SUZUKI, H., AND TAIRA, M., Effects of reticular stimulation upon synaptic transmission in cat's lateral geniculate body, Jap.","author":[{"dropping-particle":"","family":"Myers","given":"R.E. and Swett","non-dropping-particle":"","parse-names":false,"suffix":""}],"id":"ITEM-1","issued":{"date-parts":[["0"]]},"title":"Social behavior deficits of free-ranging monkeys after anterior temporal cortex removal: a preliminary report","type":"report"},"uris":["http://www.mendeley.com/documents/?uuid=3b1c2e60-c066-37b8-8d21-edccea2d26e0"]}],"mendeley":{"formattedCitation":"(Myers, n.d.)","manualFormatting":"(Myers, 1982)","plainTextFormattedCitation":"(Myers, n.d.)","previouslyFormattedCitation":"(Myers, n.d.)"},"properties":{"noteIndex":0},"schema":"https://github.com/citation-style-language/schema/raw/master/csl-citation.json"}</w:instrText>
      </w:r>
      <w:r>
        <w:fldChar w:fldCharType="separate"/>
      </w:r>
      <w:r>
        <w:rPr>
          <w:noProof/>
        </w:rPr>
        <w:t>(Myers, 1982</w:t>
      </w:r>
      <w:r w:rsidRPr="001829EB">
        <w:rPr>
          <w:noProof/>
        </w:rPr>
        <w:t>)</w:t>
      </w:r>
      <w:r>
        <w:fldChar w:fldCharType="end"/>
      </w:r>
      <w:r>
        <w:t>.</w:t>
      </w:r>
    </w:p>
    <w:p w14:paraId="317B0F24" w14:textId="57696047" w:rsidR="003B25EC" w:rsidRDefault="003B25EC" w:rsidP="003B25EC">
      <w:pPr>
        <w:jc w:val="both"/>
      </w:pPr>
      <w:r>
        <w:t xml:space="preserve">Auch unterschiedliche Studien zu Läsionen vom ATL konnten seine Rolle in der Gesichtsverarbeitung untermauern. In einem Fall von selektiver Atrophie des rechten anterioren Temporallappens präsentierte die Patientin eine progressive Prosopagnosie. Sie zeigte eine zunehmende Verschlechterung in ihrer Fähigkeit, Gesichter wiederzuerkennen, sodass sie letztendlich ihre eigenen Familienangehörigen und Freunde nicht mehr erkennen konnte </w:t>
      </w:r>
      <w:r>
        <w:fldChar w:fldCharType="begin" w:fldLock="1"/>
      </w:r>
      <w:r>
        <w:instrText>ADDIN CSL_CITATION {"citationItems":[{"id":"ITEM-1","itemData":{"ISSN":"0006-8950","PMID":"7894996","abstract":"V.H., a 68-year-old right-handed woman, presented with a progressive deterioration in her ability to recognize faces of familiar people, including friends and relatives. Neuropsychological testing on two occasions separated by 9 months indicated no deterioration in general intellectual ability from estimates of her pre-morbid IQ (in the high average range), and little or no change in memory, language, perceptual or executive functioning. She is severely impaired on tests of face recognition and has shown some deterioration between testing occasions. In contrast, face perception skills, including emotional expression analysis, appear to be intact. Her knowledge of people from names was originally much better than from faces, but clearly declined on follow-up. This progression is discussed in the context of contemporary models of face processing: we suggest that her prosopagnosic deficit began as a modality-specific disorder which has progressed to a cross-modality loss of person-based semantic knowledge. In addition, she shows a striking dissociation between her ability to recognize faces and unique exemplars from other categories, such as buildings and flowers, which confirms the hypothesis that face processing is indeed special. Scanning by SPECT and MRI revealed selective hypoperfusion and atrophy, respectively, of the anterior part of the right temporal lobe. In recent years there have been a number of descriptions of progressive fluent aphasia resulting from atrophy of the left temporal lobe. This case appears to represent a corresponding degenerative process affecting the right temporal lobe.","author":[{"dropping-particle":"","family":"Evans","given":"J J","non-dropping-particle":"","parse-names":false,"suffix":""},{"dropping-particle":"","family":"Heggs","given":"A J","non-dropping-particle":"","parse-names":false,"suffix":""},{"dropping-particle":"","family":"Antoun","given":"N","non-dropping-particle":"","parse-names":false,"suffix":""},{"dropping-particle":"","family":"Hodges","given":"J R","non-dropping-particle":"","parse-names":false,"suffix":""}],"container-title":"Brain : a journal of neurology","id":"ITEM-1","issued":{"date-parts":[["1995","2"]]},"page":"1-13","title":"Progressive prosopagnosia associated with selective right temporal lobe atrophy. A new syndrome?","type":"article-journal","volume":"118 ( Pt 1)"},"uris":["http://www.mendeley.com/documents/?uuid=8a831199-aabe-3158-993d-0ae20191b124"]}],"mendeley":{"formattedCitation":"(Evans, Heggs, Antoun, &amp; Hodges, 1995)","plainTextFormattedCitation":"(Evans, Heggs, Antoun, &amp; Hodges, 1995)","previouslyFormattedCitation":"(Evans, Heggs, Antoun, &amp; Hodges, 1995)"},"properties":{"noteIndex":0},"schema":"https://github.com/citation-style-language/schema/raw/master/csl-citation.json"}</w:instrText>
      </w:r>
      <w:r>
        <w:fldChar w:fldCharType="separate"/>
      </w:r>
      <w:r w:rsidRPr="002B637D">
        <w:rPr>
          <w:noProof/>
        </w:rPr>
        <w:t>(Evans, Heggs, Antoun, &amp; Hodges, 1995)</w:t>
      </w:r>
      <w:r>
        <w:fldChar w:fldCharType="end"/>
      </w:r>
      <w:r>
        <w:t>. Diese Patientin zeigte eine schwere Beeint</w:t>
      </w:r>
      <w:r w:rsidR="00893517">
        <w:t>rächtigung in Tests zu Gesichter</w:t>
      </w:r>
      <w:r>
        <w:t xml:space="preserve">wiedererkennung, aber nicht in welchen die Gesichterwahrnehmung prüften. </w:t>
      </w:r>
    </w:p>
    <w:p w14:paraId="5900A1CE" w14:textId="3AE59422" w:rsidR="003B25EC" w:rsidRDefault="003B25EC" w:rsidP="003B25EC">
      <w:pPr>
        <w:jc w:val="both"/>
      </w:pPr>
      <w:r>
        <w:t xml:space="preserve">Ein weiterer Fall von Atrophie des rechten ATLs verursachte bei einer Patientin die Unfähigkeit, berühmte Gesichter zu erkennen. Anstatt die Gesichter als Ganze wahrzunehmen, analysierte die Patientin jedes Gesichtermerkmal einzeln. Allerdings war die Wahrnehmung vom Ausdruck nicht beeinträchtigt </w:t>
      </w:r>
      <w:r>
        <w:fldChar w:fldCharType="begin" w:fldLock="1"/>
      </w:r>
      <w:r>
        <w:instrText>ADDIN CSL_CITATION {"citationItems":[{"id":"ITEM-1","itemData":{"DOI":"10.1080/13554790601026379","ISSN":"1355-4794","PMID":"17190749","abstract":"Face perception is a vital aspect of human social functioning and involves specialized cognitive and neural mechanisms. For example, configural face processing involves determining the relationship between the parts of the face, and this process enables us to differentiate between different faces. Here, we report an unusual case in which right anterior temporal lobe atrophy resulted in a profound deficit in the ability to recognize faces. We demonstrate that this patient is not able to process faces via configural information, raising the possibility that the right anterior temporal lobe has a role in configural face processing.","author":[{"dropping-particle":"","family":"Williams","given":"Mark A.","non-dropping-particle":"","parse-names":false,"suffix":""},{"dropping-particle":"","family":"Savage","given":"Greg","non-dropping-particle":"","parse-names":false,"suffix":""},{"dropping-particle":"","family":"Halmagyi","given":"Michael","non-dropping-particle":"","parse-names":false,"suffix":""}],"container-title":"Neurocase","id":"ITEM-1","issue":"5","issued":{"date-parts":[["2006","10"]]},"page":"286-291","title":"Abnormal Configural Face Perception in a Patient with Right Anterior Temporal Lobe Atrophy","type":"article-journal","volume":"12"},"uris":["http://www.mendeley.com/documents/?uuid=34d5cea7-5e4b-3a10-95b6-7c3d4ca3da4b"]}],"mendeley":{"formattedCitation":"(Williams, Savage, &amp; Halmagyi, 2006)","plainTextFormattedCitation":"(Williams, Savage, &amp; Halmagyi, 2006)","previouslyFormattedCitation":"(Williams, Savage, &amp; Halmagyi, 2006)"},"properties":{"noteIndex":0},"schema":"https://github.com/citation-style-language/schema/raw/master/csl-citation.json"}</w:instrText>
      </w:r>
      <w:r>
        <w:fldChar w:fldCharType="separate"/>
      </w:r>
      <w:r w:rsidRPr="00FF0A85">
        <w:rPr>
          <w:noProof/>
        </w:rPr>
        <w:t>(Williams, Savage, &amp; Halmagyi, 2006)</w:t>
      </w:r>
      <w:r>
        <w:fldChar w:fldCharType="end"/>
      </w:r>
      <w:r>
        <w:t>. Zuletzt zeigte ein Patient mit einer Läsion des rechten ATLs auch eine schwere Beeinträchtigung in der Gesichterwiedererkennung sogar von Fa</w:t>
      </w:r>
      <w:r w:rsidR="00110770">
        <w:t>milienangehörigen. Die Gesichts</w:t>
      </w:r>
      <w:r>
        <w:t xml:space="preserve">verarbeitung des Patienten wurde getestet und er zeigte eine starke Beschränkung in der ganzheitlichen Wahrnehmung eines Gesichts </w:t>
      </w:r>
      <w:r>
        <w:fldChar w:fldCharType="begin" w:fldLock="1"/>
      </w:r>
      <w:r>
        <w:instrText>ADDIN CSL_CITATION {"citationItems":[{"id":"ITEM-1","itemData":{"DOI":"10.1016/j.neuropsychologia.2014.01.018","ISSN":"18733514","abstract":"Recent studies have provided solid evidence for pure cases of prosopagnosia following brain damage. The patients reported so far have posterior lesions encompassing either or both the right inferior occipital cortex and fusiform gyrus, and exhibit a critical impairment in generating a sufficiently detailed holistic percept to individualize faces. Here, we extended these observations to include the prosopagnosic patient LR (Bukach, Bub, Gauthier, &amp; Tarr, 2006), whose damage is restricted to the anterior region of the right temporal lobe. First, we report that LR is able to discriminate parametrically defined individual exemplars of nonface object categories as accurately and quickly as typical observers, which suggests that the visual similarity account of prosopagnosia does not explain his impairments. Then, we show that LR does not present with the typical face inversion effect, whole-part advantage, or composite face effect and, therefore, has impaired holistic perception of individual faces. Moreover, the patient is more impaired at matching faces when the facial part he fixates is masked than when it is selectively revealed by means of gaze contingency. Altogether these observations support the view that the nature of the critical face impairment does not differ qualitatively across patients with acquired prosopagnosia, regardless of the localization of brain damage: all these patients appear to be impaired to some extent at what constitutes the heart of our visual expertise with faces, namely holistic perception at a sufficiently fine-grained level of resolution to discriminate exemplars of the face class efficiently. This conclusion raises issues regarding the existing criteria for diagnosis/classification of patients as cases of apperceptive or associative prosopagnosia. © 2014 Elsevier Ltd.","author":[{"dropping-particle":"","family":"Busigny","given":"Thomas","non-dropping-particle":"","parse-names":false,"suffix":""},{"dropping-particle":"","family":"Belle","given":"Goedele","non-dropping-particle":"Van","parse-names":false,"suffix":""},{"dropping-particle":"","family":"Jemel","given":"Boutheina","non-dropping-particle":"","parse-names":false,"suffix":""},{"dropping-particle":"","family":"Hosein","given":"Anthony","non-dropping-particle":"","parse-names":false,"suffix":""},{"dropping-particle":"","family":"Joubert","given":"Sven","non-dropping-particle":"","parse-names":false,"suffix":""},{"dropping-particle":"","family":"Rossion","given":"Bruno","non-dropping-particle":"","parse-names":false,"suffix":""}],"container-title":"Neuropsychologia","id":"ITEM-1","issue":"1","issued":{"date-parts":[["2014"]]},"page":"312-333","publisher":"Elsevier","title":"Face-specific impairment in holistic perception following focal lesion of the right anterior temporal lobe","type":"article-journal","volume":"56"},"uris":["http://www.mendeley.com/documents/?uuid=c1c089ae-c4d9-42c0-a28e-9a7b0d3571b9"]}],"mendeley":{"formattedCitation":"(Busigny et al., 2014)","plainTextFormattedCitation":"(Busigny et al., 2014)","previouslyFormattedCitation":"(Busigny et al., 2014)"},"properties":{"noteIndex":0},"schema":"https://github.com/citation-style-language/schema/raw/master/csl-citation.json"}</w:instrText>
      </w:r>
      <w:r>
        <w:fldChar w:fldCharType="separate"/>
      </w:r>
      <w:r w:rsidRPr="00655D2D">
        <w:rPr>
          <w:noProof/>
        </w:rPr>
        <w:t>(Busigny et al., 2014)</w:t>
      </w:r>
      <w:r>
        <w:fldChar w:fldCharType="end"/>
      </w:r>
      <w:r>
        <w:t xml:space="preserve">. </w:t>
      </w:r>
    </w:p>
    <w:p w14:paraId="084C51DA" w14:textId="18FE42CF" w:rsidR="003B25EC" w:rsidRDefault="003B25EC" w:rsidP="003B25EC">
      <w:pPr>
        <w:jc w:val="both"/>
      </w:pPr>
      <w:r>
        <w:t xml:space="preserve">Somit steht fest, dass der ATL </w:t>
      </w:r>
      <w:r w:rsidR="00110770">
        <w:t>Teil des Netzwerks zur Gesichts</w:t>
      </w:r>
      <w:r>
        <w:t xml:space="preserve">verarbeitung ist und am ehesten die Identität verarbeitet. Trotzdem ist seine genaue Aufgabe noch nicht sicher geklärt. Zur Untersuchung dieser Frage wurden mehrere Studien mit bildgebenden Verfahren durchgeführt. Schon eine frühe PET Studie zeigte eine bilaterale Aktivität des ATLs bei Aufgaben zu Gesichtsidentität </w:t>
      </w:r>
      <w:r>
        <w:fldChar w:fldCharType="begin" w:fldLock="1"/>
      </w:r>
      <w:r>
        <w:instrText>ADDIN CSL_CITATION {"citationItems":[{"id":"ITEM-1","itemData":{"ISSN":"0006-8950","PMID":"1559150","abstract":"Studies of brain-damaged patients have revealed the existence of a selective impairment of face processing, prosopagnosia, resulting from lesions at different loci in the occipital and temporal lobes. The results of such studies have led to the identification of several cortical areas underlying the processing of faces, but it remains unclear what functional aspects of face processing are served by these areas and whether they are uniquely devoted to the processing of faces. The present study addresses these questions in a positron emission tomography (PET) study of regional cerebral blood flow in normal adults, using the 15 oxygen water bolus technique. The subjects participated in six tasks (with gratings, faces and objects), and the resulting level of cerebral activation was mapped on images of the subjects' cerebral structures obtained through magnetic resonance and was compared between tasks using the subtraction method. Compared with a fixation condition, regional cerebral blood flow (rCBF) changes were found in the striate and extrastriate cortex when subjects had to decide on the orientation of sine-wave gratings. A face-gender categorization resulted in activation changes in the right extrastriate cortex, and a face-identity condition produced additional activation of the fusiform gyrus and anterior temporal cortex of both hemispheres, and of the right parahippocampal gyrus and adjacent areas. Cerebral activation during an object-recognition task occurred essentially in the left occipito-temporal cortex and did not involve the right hemisphere regions specifically activated during the face-identity task. The results provide the first empirical evidence from normal subjects regarding the crucial role of the ventro-medial region of the right hemisphere in face recognition, and they offer new information about the dissociation between face and object processing.","author":[{"dropping-particle":"","family":"Sergent","given":"J","non-dropping-particle":"","parse-names":false,"suffix":""},{"dropping-particle":"","family":"Ohta","given":"S","non-dropping-particle":"","parse-names":false,"suffix":""},{"dropping-particle":"","family":"MacDonald","given":"B","non-dropping-particle":"","parse-names":false,"suffix":""}],"container-title":"Brain : a journal of neurology","id":"ITEM-1","issued":{"date-parts":[["1992","2"]]},"page":"15-36","title":"Functional neuroanatomy of face and object processing. A positron emission tomography study.","type":"article-journal","volume":"115 Pt 1"},"uris":["http://www.mendeley.com/documents/?uuid=5d19dcf4-51a8-33fe-82aa-bf8b9ab91cfd"]}],"mendeley":{"formattedCitation":"(Sergent, Ohta, &amp; MacDonald, 1992)","plainTextFormattedCitation":"(Sergent, Ohta, &amp; MacDonald, 1992)","previouslyFormattedCitation":"(Sergent, Ohta, &amp; MacDonald, 1992)"},"properties":{"noteIndex":0},"schema":"https://github.com/citation-style-language/schema/raw/master/csl-citation.json"}</w:instrText>
      </w:r>
      <w:r>
        <w:fldChar w:fldCharType="separate"/>
      </w:r>
      <w:r w:rsidRPr="000457E6">
        <w:rPr>
          <w:noProof/>
        </w:rPr>
        <w:t>(Sergent, Ohta, &amp; MacDonald, 1992)</w:t>
      </w:r>
      <w:r>
        <w:fldChar w:fldCharType="end"/>
      </w:r>
      <w:r>
        <w:t>. Auch neuere fMRT Studien hab</w:t>
      </w:r>
      <w:r w:rsidR="00893517">
        <w:t>en diese Region mit der Gesichter</w:t>
      </w:r>
      <w:r>
        <w:t xml:space="preserve">wiedererkennung in Verbindung gebracht. Man vermutet, dass der ATL eine Rolle bei der Erkennung der persönlichen Identität, Namen und biographischen Information spielt </w:t>
      </w:r>
      <w:r>
        <w:fldChar w:fldCharType="begin" w:fldLock="1"/>
      </w:r>
      <w:r>
        <w:instrText>ADDIN CSL_CITATION {"citationItems":[{"id":"ITEM-1","itemData":{"DOI":"10.1016/S1364-6613(00)01482-0","ISBN":"1364-6613 (Print)","ISSN":"13646613","PMID":"10827445","abstract":"Face perception, perhaps the most highly developed visual skill in humans, is mediated by a distributed neural system in humans that is comprised of multiple, bilateral regions. We propose a model for the organization of this system that emphasizes a distinction between the representation of invariant and changeable aspects of faces. The representation of invariant aspects of faces underlies the recognition of individuals, whereas the representation of changeable aspects of faces, such as eye gaze, expression, and lip movement, underlies the perception of information that facilitates social communication. The model is also hierarchical insofar as it is divided into a core system and an extended system. The core system is comprised of occipitotemporal regions in extrastriate visual cortex that mediate the visual analysis of faces. In the core system, the representation of invariant aspects is mediated more by the face-responsive region in the fusiform gyrus, whereas the representation of changeable aspects is mediated more by the face-responsive region in the superior temporal sulcus. The extended system is comprised of regions from neural systems for other cognitive functions that can be recruited to act in concert with the regions in the core system to extract meaning from faces.","author":[{"dropping-particle":"V.","family":"Haxby","given":"James","non-dropping-particle":"","parse-names":false,"suffix":""},{"dropping-particle":"","family":"Hoffman","given":"Elizabeth A.","non-dropping-particle":"","parse-names":false,"suffix":""},{"dropping-particle":"","family":"Gobbini","given":"M. Ida","non-dropping-particle":"","parse-names":false,"suffix":""}],"container-title":"Trends in Cognitive Sciences","id":"ITEM-1","issue":"6","issued":{"date-parts":[["2000"]]},"page":"223-233","title":"The distributed human neural system for face perception","type":"article-journal","volume":"4"},"uris":["http://www.mendeley.com/documents/?uuid=4e1e758c-f26e-40ba-a8cb-ca51c478a740"]},{"id":"ITEM-2","itemData":{"DOI":"10.3389/fnhum.2013.00017","ISSN":"1662-5161","PMID":"23378834","abstract":"Evidence suggests the anterior temporal lobe (ATL) plays an important role in person identification and memory. In humans, neuroimaging studies of person memory report consistent activations in the ATL to famous and personally familiar faces and studies of patients report resection or damage of the ATL causes an associative prosopagnosia in which face perception is intact but face memory is compromised. In addition, high-resolution fMRI studies of non-human primates and electrophysiological studies of humans also suggest regions of the ventral ATL are sensitive to novel faces. The current study extends previous findings by investigating whether similar subregions in the dorsal, ventral, lateral, or polar aspects of the ATL are sensitive to personally familiar, famous, and novel faces. We present the results of two studies of person memory: a meta-analysis of existing fMRI studies and an empirical fMRI study using optimized imaging parameters. Both studies showed left-lateralized ATL activations to familiar individuals while novel faces activated the right ATL. Activations to famous faces were quite ventral, similar to what has been reported in previous high-resolution fMRI studies of non-human primates. These findings suggest that face memory-sensitive patches in the human ATL are in the ventral/polar ATL.","author":[{"dropping-particle":"","family":"Heide","given":"Rebecca J","non-dropping-particle":"Von Der","parse-names":false,"suffix":""},{"dropping-particle":"","family":"Skipper","given":"Laura M","non-dropping-particle":"","parse-names":false,"suffix":""},{"dropping-particle":"","family":"Olson","given":"Ingrid R","non-dropping-particle":"","parse-names":false,"suffix":""}],"container-title":"Frontiers in human neuroscience","id":"ITEM-2","issued":{"date-parts":[["2013"]]},"page":"17","publisher":"Frontiers Media SA","title":"Anterior temporal face patches: a meta-analysis and empirical study.","type":"article-journal","volume":"7"},"uris":["http://www.mendeley.com/documents/?uuid=9bc39a6c-2ab8-327d-8110-bbd2f191ea64"]}],"mendeley":{"formattedCitation":"(Haxby et al., 2000; Von Der Heide, Skipper, &amp; Olson, 2013)","plainTextFormattedCitation":"(Haxby et al., 2000; Von Der Heide, Skipper, &amp; Olson, 2013)","previouslyFormattedCitation":"(Haxby et al., 2000; Von Der Heide, Skipper, &amp; Olson, 2013)"},"properties":{"noteIndex":0},"schema":"https://github.com/citation-style-language/schema/raw/master/csl-citation.json"}</w:instrText>
      </w:r>
      <w:r>
        <w:fldChar w:fldCharType="separate"/>
      </w:r>
      <w:r w:rsidRPr="009732FE">
        <w:rPr>
          <w:noProof/>
        </w:rPr>
        <w:t>(Haxby et al., 2000; Von Der Heide, Skipper, &amp; Olson, 2013)</w:t>
      </w:r>
      <w:r>
        <w:fldChar w:fldCharType="end"/>
      </w:r>
      <w:r>
        <w:t xml:space="preserve">. Der ATL wurde in beiden Hemisphären als stark selektiv für personenbezogene Informationen identifiziert </w:t>
      </w:r>
      <w:r>
        <w:fldChar w:fldCharType="begin" w:fldLock="1"/>
      </w:r>
      <w:r>
        <w:instrText>ADDIN CSL_CITATION {"citationItems":[{"id":"ITEM-1","itemData":{"DOI":"10.1093/cercor/bhp149","ISSN":"1460-2199","PMID":"19620621","abstract":"One influential account asserts that the anterior temporal lobe (ATL) is a domain-general hub for semantic memory. Other evidence indicates it is part of a domain-specific social cognition system. Arbitrating these accounts using functional magnetic resonance imaging has previously been difficult because of magnetic susceptibility artifacts in the region. The present study used parameters optimized for imaging the ATL, and had subjects encode facts about unfamiliar people, buildings, and hammers. Using both conjunction and region of interest analyses, person-selective responses were observed in both the left and right ATL. Neither building-selective, hammer-selective nor domain-general responses were observed in the ATLs, although they were observed in other brain regions. These findings were supported by \"resting-state\" functional connectivity analyses using independent datasets from the same subjects. Person-selective ATL clusters were functionally connected with the brain's wider social cognition network. Rather than serving as a domain-general semantic hub, the ATLs work in unison with the social cognition system to support learning facts about others.","author":[{"dropping-particle":"","family":"Simmons","given":"W Kyle","non-dropping-particle":"","parse-names":false,"suffix":""},{"dropping-particle":"","family":"Reddish","given":"Mark","non-dropping-particle":"","parse-names":false,"suffix":""},{"dropping-particle":"","family":"Bellgowan","given":"Patrick S F","non-dropping-particle":"","parse-names":false,"suffix":""},{"dropping-particle":"","family":"Martin","given":"Alex","non-dropping-particle":"","parse-names":false,"suffix":""}],"container-title":"Cerebral cortex (New York, N.Y. : 1991)","id":"ITEM-1","issue":"4","issued":{"date-parts":[["2010","4"]]},"page":"813-25","publisher":"Oxford University Press","title":"The selectivity and functional connectivity of the anterior temporal lobes.","type":"article-journal","volume":"20"},"uris":["http://www.mendeley.com/documents/?uuid=ef32c381-9a52-36f2-8c9d-b68c0dd62c5c"]}],"mendeley":{"formattedCitation":"(Simmons, Reddish, Bellgowan, &amp; Martin, 2010)","plainTextFormattedCitation":"(Simmons, Reddish, Bellgowan, &amp; Martin, 2010)","previouslyFormattedCitation":"(Simmons, Reddish, Bellgowan, &amp; Martin, 2010)"},"properties":{"noteIndex":0},"schema":"https://github.com/citation-style-language/schema/raw/master/csl-citation.json"}</w:instrText>
      </w:r>
      <w:r>
        <w:fldChar w:fldCharType="separate"/>
      </w:r>
      <w:r w:rsidRPr="00A333A8">
        <w:rPr>
          <w:noProof/>
        </w:rPr>
        <w:t>(Simmons, Reddish, Bellgowan, &amp; Martin, 2010)</w:t>
      </w:r>
      <w:r>
        <w:fldChar w:fldCharType="end"/>
      </w:r>
      <w:r>
        <w:t xml:space="preserve">. Es wurde </w:t>
      </w:r>
      <w:r w:rsidRPr="007C03A2">
        <w:t>auch untersucht</w:t>
      </w:r>
      <w:r>
        <w:t xml:space="preserve">, ob der ATL je nach Hemisphäre andere Aufgaben erfüllt. Man hat festgestellt, dass der linke ATL vor allem für die Namen der Person in Verbindung mit personenbezogener Information zuständig ist. Der rechte ATL verbindet vor allem ein Gesicht mit personenbezogenen Informationen </w:t>
      </w:r>
      <w:r>
        <w:fldChar w:fldCharType="begin" w:fldLock="1"/>
      </w:r>
      <w:r>
        <w:instrText>ADDIN CSL_CITATION {"citationItems":[{"id":"ITEM-1","itemData":{"DOI":"10.1016/j.neuroimage.2005.09.043","ISSN":"10538119","author":[{"dropping-particle":"","family":"Tsukiura","given":"Takashi","non-dropping-particle":"","parse-names":false,"suffix":""},{"dropping-particle":"","family":"Mochizuki-Kawai","given":"Hiroko","non-dropping-particle":"","parse-names":false,"suffix":""},{"dropping-particle":"","family":"Fujii","given":"Toshikatsu","non-dropping-particle":"","parse-names":false,"suffix":""}],"container-title":"NeuroImage","id":"ITEM-1","issue":"2","issued":{"date-parts":[["2006","4"]]},"page":"617-626","title":"Dissociable roles of the bilateral anterior temporal lobe in face−name associations: An event-related fMRI study","type":"article-journal","volume":"30"},"uris":["http://www.mendeley.com/documents/?uuid=be8d9787-c851-3b3d-89a5-f8c7dded61ab"]}],"mendeley":{"formattedCitation":"(Tsukiura, Mochizuki-Kawai, &amp; Fujii, 2006)","plainTextFormattedCitation":"(Tsukiura, Mochizuki-Kawai, &amp; Fujii, 2006)","previouslyFormattedCitation":"(Tsukiura, Mochizuki-Kawai, &amp; Fujii, 2006)"},"properties":{"noteIndex":0},"schema":"https://github.com/citation-style-language/schema/raw/master/csl-citation.json"}</w:instrText>
      </w:r>
      <w:r>
        <w:fldChar w:fldCharType="separate"/>
      </w:r>
      <w:r w:rsidRPr="0036753B">
        <w:rPr>
          <w:noProof/>
        </w:rPr>
        <w:t>(Tsukiura, Mochizuki-Kawai, &amp; Fujii, 2006)</w:t>
      </w:r>
      <w:r>
        <w:fldChar w:fldCharType="end"/>
      </w:r>
      <w:r>
        <w:t>.</w:t>
      </w:r>
    </w:p>
    <w:p w14:paraId="72ECCEE4" w14:textId="77777777" w:rsidR="003B25EC" w:rsidRDefault="003B25EC" w:rsidP="003B25EC">
      <w:pPr>
        <w:jc w:val="both"/>
      </w:pPr>
      <w:r>
        <w:lastRenderedPageBreak/>
        <w:t xml:space="preserve">Kriegeskorte und Kollegen zeigten, dass sowohl die FFA als auch der anteriore inferiore temporale Cortex (AIT) spezifisch auf Gesichtsidentität reagieren, dass aber vor allem der AIT eine starke Aktivität aufweist, wenn es um den individuellen Unterschied zwischen zwei Gesichter geht </w:t>
      </w:r>
      <w:r>
        <w:fldChar w:fldCharType="begin" w:fldLock="1"/>
      </w:r>
      <w:r>
        <w:instrText>ADDIN CSL_CITATION {"citationItems":[{"id":"ITEM-1","itemData":{"DOI":"10.1073/pnas.0705654104","ISSN":"0027-8424","PMID":"18077383","abstract":"Visual face identification requires distinguishing between thousands of faces we know. This computational feat involves a network of brain regions including the fusiform face area (FFA) and anterior inferotemporal cortex (aIT), whose roles in the process are not well understood. Here, we provide the first demonstration that it is possible to discriminate cortical response patterns elicited by individual face images with high-resolution functional magnetic resonance imaging (fMRI). Response patterns elicited by the face images were distinct in aIT but not in the FFA. Individual-level face information is likely to be present in both regions, but our data suggest that it is more pronounced in aIT. One interpretation is that the FFA detects faces and engages aIT for identification.","author":[{"dropping-particle":"","family":"Kriegeskorte","given":"N.","non-dropping-particle":"","parse-names":false,"suffix":""},{"dropping-particle":"","family":"Formisano","given":"E.","non-dropping-particle":"","parse-names":false,"suffix":""},{"dropping-particle":"","family":"Sorger","given":"B.","non-dropping-particle":"","parse-names":false,"suffix":""},{"dropping-particle":"","family":"Goebel","given":"R.","non-dropping-particle":"","parse-names":false,"suffix":""}],"container-title":"Proceedings of the National Academy of Sciences","id":"ITEM-1","issue":"51","issued":{"date-parts":[["2007","12","18"]]},"page":"20600-20605","title":"Individual faces elicit distinct response patterns in human anterior temporal cortex","type":"article-journal","volume":"104"},"uris":["http://www.mendeley.com/documents/?uuid=2a83ceb4-fbeb-351a-80b7-14ede5ec9fa6"]}],"mendeley":{"formattedCitation":"(Kriegeskorte, Formisano, Sorger, &amp; Goebel, 2007)","plainTextFormattedCitation":"(Kriegeskorte, Formisano, Sorger, &amp; Goebel, 2007)","previouslyFormattedCitation":"(Kriegeskorte, Formisano, Sorger, &amp; Goebel, 2007)"},"properties":{"noteIndex":0},"schema":"https://github.com/citation-style-language/schema/raw/master/csl-citation.json"}</w:instrText>
      </w:r>
      <w:r>
        <w:fldChar w:fldCharType="separate"/>
      </w:r>
      <w:r w:rsidRPr="00836052">
        <w:rPr>
          <w:noProof/>
        </w:rPr>
        <w:t>(Kriegeskorte, Formisano, Sorger, &amp; Goebel, 2007)</w:t>
      </w:r>
      <w:r>
        <w:fldChar w:fldCharType="end"/>
      </w:r>
      <w:r>
        <w:t>. Sie postulieren</w:t>
      </w:r>
      <w:r w:rsidRPr="007C03A2">
        <w:t>, dass möglicherweise die FFA die Gesichter wahrnimmt und dann zur Erkennung</w:t>
      </w:r>
      <w:r>
        <w:t xml:space="preserve"> die Information zum AIT weitergeleitet wird. Dieser verarbeitet die Gesichteridentität und gibt Feedback zur FFA. Das könnte eine mögliche Arbeitsweise der Regionen darstellen.</w:t>
      </w:r>
    </w:p>
    <w:p w14:paraId="01C9F199" w14:textId="77777777" w:rsidR="003B25EC" w:rsidRDefault="003B25EC" w:rsidP="003B25EC">
      <w:pPr>
        <w:jc w:val="both"/>
      </w:pPr>
      <w:r>
        <w:t>Yang und Kollegen zeigten eine Adaptation im rechten ATL im fMRT beim Beobachten der selben Identität auf unterschiedlichen Bildern des selben Gesichts. Dieser Effekt wurde in der rechten FFA nicht gefunden. Sie haben auch einen Patienten mit erworbener Prosopagnosie mit dieser Technik untersucht. Dem Patienten wurden die rechte OFA und rechte FFA entnommen. Trotzdem konnte man auch bei ihm eine Adaptation des rechten ATL bei gleicher Identität der Gesichter beobachten. Nichtdestotrotz war der Patient im Alltag in der Gesichterwahrnehmung</w:t>
      </w:r>
      <w:r w:rsidRPr="00C6593C">
        <w:t xml:space="preserve"> </w:t>
      </w:r>
      <w:r>
        <w:t xml:space="preserve">stark eingeschränkt </w:t>
      </w:r>
      <w:r>
        <w:fldChar w:fldCharType="begin" w:fldLock="1"/>
      </w:r>
      <w:r>
        <w:instrText>ADDIN CSL_CITATION {"citationItems":[{"id":"ITEM-1","itemData":{"DOI":"10.1093/cercor/bhu289","ISSN":"1047-3211","author":[{"dropping-particle":"","family":"Yang","given":"Hua","non-dropping-particle":"","parse-names":false,"suffix":""},{"dropping-particle":"","family":"Susilo","given":"Tirta","non-dropping-particle":"","parse-names":false,"suffix":""},{"dropping-particle":"","family":"Duchaine","given":"Bradley","non-dropping-particle":"","parse-names":false,"suffix":""}],"container-title":"Cerebral Cortex","id":"ITEM-1","issue":"3","issued":{"date-parts":[["2016","3","1"]]},"page":"1096-1107","publisher":"Oxford University Press","title":"The Anterior Temporal Face Area Contains Invariant Representations of Face Identity That Can Persist Despite the Loss of Right FFA and OFA","type":"article-journal","volume":"26"},"uris":["http://www.mendeley.com/documents/?uuid=ccffcfb1-756e-3b80-aa89-600e98419fcd"]}],"mendeley":{"formattedCitation":"(Yang, Susilo, &amp; Duchaine, 2016)","plainTextFormattedCitation":"(Yang, Susilo, &amp; Duchaine, 2016)","previouslyFormattedCitation":"(Yang, Susilo, &amp; Duchaine, 2016)"},"properties":{"noteIndex":0},"schema":"https://github.com/citation-style-language/schema/raw/master/csl-citation.json"}</w:instrText>
      </w:r>
      <w:r>
        <w:fldChar w:fldCharType="separate"/>
      </w:r>
      <w:r w:rsidRPr="00806B90">
        <w:rPr>
          <w:noProof/>
        </w:rPr>
        <w:t>(Yang, Susilo, &amp; Duchaine, 2016)</w:t>
      </w:r>
      <w:r>
        <w:fldChar w:fldCharType="end"/>
      </w:r>
      <w:r>
        <w:t>.</w:t>
      </w:r>
    </w:p>
    <w:p w14:paraId="3B463C4B" w14:textId="7B528754" w:rsidR="003B25EC" w:rsidRDefault="003B25EC" w:rsidP="003B25EC">
      <w:pPr>
        <w:jc w:val="both"/>
      </w:pPr>
      <w:r>
        <w:t xml:space="preserve">Durch multivariate Analysen im fMRT wurden vier Regionen im bilateralen fusiformen Gyrus und im rechten anterioren temporalen Gyrus lokalisiert, die für Gesichtsidentitätsinformation kodieren. Der anteriore temporale Cortex zeigt eine beständige Assoziation zu Identität und ist sensitiv zu Familiarität </w:t>
      </w:r>
      <w:r>
        <w:fldChar w:fldCharType="begin" w:fldLock="1"/>
      </w:r>
      <w:r>
        <w:instrText>ADDIN CSL_CITATION {"citationItems":[{"id":"ITEM-1","itemData":{"DOI":"10.1073/pnas.1102433108","ISSN":"1091-6490","PMID":"21628569","abstract":"Face individuation is one of the most impressive achievements of our visual system, and yet uncovering the neural mechanisms subserving this feat appears to elude traditional approaches to functional brain data analysis. The present study investigates the neural code of facial identity perception with the aim of ascertaining its distributed nature and informational basis. To this end, we use a sequence of multivariate pattern analyses applied to functional magnetic resonance imaging (fMRI) data. First, we combine information-based brain mapping and dynamic discrimination analysis to locate spatiotemporal patterns that support face classification at the individual level. This analysis reveals a network of fusiform and anterior temporal areas that carry information about facial identity and provides evidence that the fusiform face area responds with distinct patterns of activation to different face identities. Second, we assess the information structure of the network using recursive feature elimination. We find that diagnostic information is distributed evenly among anterior regions of the mapped network and that a right anterior region of the fusiform gyrus plays a central role within the information network mediating face individuation. These findings serve to map out and characterize a cortical system responsible for individuation. More generally, in the context of functionally defined networks, they provide an account of distributed processing grounded in information-based architectures.","author":[{"dropping-particle":"","family":"Nestor","given":"Adrian","non-dropping-particle":"","parse-names":false,"suffix":""},{"dropping-particle":"","family":"Plaut","given":"David C","non-dropping-particle":"","parse-names":false,"suffix":""},{"dropping-particle":"","family":"Behrmann","given":"Marlene","non-dropping-particle":"","parse-names":false,"suffix":""}],"container-title":"Proceedings of the National Academy of Sciences of the United States of America","id":"ITEM-1","issue":"24","issued":{"date-parts":[["2011","6","14"]]},"page":"9998-10003","publisher":"National Academy of Sciences","title":"Unraveling the distributed neural code of facial identity through spatiotemporal pattern analysis.","type":"article-journal","volume":"108"},"uris":["http://www.mendeley.com/documents/?uuid=e32148fb-1dea-3a19-a721-42740f917b3f"]}],"mendeley":{"formattedCitation":"(Nestor, Plaut, &amp; Behrmann, 2011)","plainTextFormattedCitation":"(Nestor, Plaut, &amp; Behrmann, 2011)","previouslyFormattedCitation":"(Nestor, Plaut, &amp; Behrmann, 2011)"},"properties":{"noteIndex":0},"schema":"https://github.com/citation-style-language/schema/raw/master/csl-citation.json"}</w:instrText>
      </w:r>
      <w:r>
        <w:fldChar w:fldCharType="separate"/>
      </w:r>
      <w:r w:rsidRPr="00464248">
        <w:rPr>
          <w:noProof/>
        </w:rPr>
        <w:t>(Nestor, Plaut, &amp; Behrmann, 2011)</w:t>
      </w:r>
      <w:r>
        <w:fldChar w:fldCharType="end"/>
      </w:r>
      <w:r>
        <w:t>. Zusammenfassend wurde der ATL als wichtig</w:t>
      </w:r>
      <w:r w:rsidR="005D119F">
        <w:t>e Region innerhalb des gesichter</w:t>
      </w:r>
      <w:r>
        <w:t xml:space="preserve">spezifischen Netzwerks erkannt. Seine Aufgaben sind am ehesten sowohl die Gesichterwiedererkennung und –wahrnehmung, wie auch die Verbindung zwischen einem Gesicht und semantischen sowie biographischen Informationen herzustellen. </w:t>
      </w:r>
    </w:p>
    <w:p w14:paraId="1FE2C1A3" w14:textId="1083EE8E" w:rsidR="00AA2FA3" w:rsidRDefault="00C6593C" w:rsidP="00354F69">
      <w:pPr>
        <w:jc w:val="both"/>
      </w:pPr>
      <w:r>
        <w:t xml:space="preserve"> </w:t>
      </w:r>
    </w:p>
    <w:p w14:paraId="3E19D8F6" w14:textId="77777777" w:rsidR="00F56D2E" w:rsidRDefault="00F56D2E" w:rsidP="00354F69">
      <w:pPr>
        <w:jc w:val="both"/>
      </w:pPr>
    </w:p>
    <w:p w14:paraId="5523369F" w14:textId="77777777" w:rsidR="003B25EC" w:rsidRPr="00C27A84" w:rsidRDefault="003B25EC" w:rsidP="003B25EC">
      <w:pPr>
        <w:jc w:val="both"/>
        <w:rPr>
          <w:b/>
          <w:i/>
        </w:rPr>
      </w:pPr>
      <w:r w:rsidRPr="00C27A84">
        <w:rPr>
          <w:b/>
          <w:i/>
        </w:rPr>
        <w:t>Netzwerkmodelle der Gesicht</w:t>
      </w:r>
      <w:r>
        <w:rPr>
          <w:b/>
          <w:i/>
        </w:rPr>
        <w:t>s</w:t>
      </w:r>
      <w:r w:rsidRPr="00C27A84">
        <w:rPr>
          <w:b/>
          <w:i/>
        </w:rPr>
        <w:t>verarbeitung</w:t>
      </w:r>
    </w:p>
    <w:p w14:paraId="42F3586A" w14:textId="77777777" w:rsidR="003B25EC" w:rsidRDefault="003B25EC" w:rsidP="003B25EC">
      <w:pPr>
        <w:jc w:val="both"/>
      </w:pPr>
      <w:r>
        <w:t xml:space="preserve">Zusammenfassend wurden bisher vier wichtige gesichtsspezifische Regionen lokalisiert, die für die Untersuchung der Prosopagnosie eine wichtige Rolle spielen: Die OFA, die am ehesten für die Wahrnehmung von unterschiedlichen Gesichtskomponenten zuständig ist. Die FFA, die eine wichtige Rolle in der Gesichtswahrnehmung und –identifikation spielt. Der pSTS, der vor allem Gesichtsausdruck und dynamische Gesichter verarbeitet und der ATL, der in der Gesichtswiedererkennung involviert ist. </w:t>
      </w:r>
    </w:p>
    <w:p w14:paraId="0C93AE82" w14:textId="77777777" w:rsidR="003B25EC" w:rsidRDefault="003B25EC" w:rsidP="003B25EC">
      <w:pPr>
        <w:jc w:val="both"/>
      </w:pPr>
      <w:r>
        <w:t>Diese Regionen arbeiten eng miteinander zusammen, um die Wahrnehmung und Wiedererkennung eines Gesichts zu gewährleisten. Besonders interessant ist, wie genau diese Zusammenarbeit aussieht. Es stellt sich die Frage, wo die Information als erstes gelangt und wie sie weitergeleitet wird. Um diese Frage zu beantworten, wurden unterschiedliche Netzwerkmodelle zur Gesichtsverarbeitung aufgestellt.</w:t>
      </w:r>
    </w:p>
    <w:p w14:paraId="06C479D6" w14:textId="6856C23E" w:rsidR="00AC6445" w:rsidRDefault="003B25EC" w:rsidP="003B25EC">
      <w:pPr>
        <w:jc w:val="both"/>
      </w:pPr>
      <w:r>
        <w:t>Fairhall und Kollgen untersuchten beispielsweise die sog. “e</w:t>
      </w:r>
      <w:r w:rsidR="00C54D51">
        <w:t xml:space="preserve">ffektive Konnektivität” </w:t>
      </w:r>
      <w:r w:rsidR="00C54D51">
        <w:fldChar w:fldCharType="begin" w:fldLock="1"/>
      </w:r>
      <w:r w:rsidR="0001396C">
        <w:instrText>ADDIN CSL_CITATION {"citationItems":[{"id":"ITEM-1","itemData":{"DOI":"10.1093/cercor/bhl148","ISSN":"1460-2199","author":[{"dropping-particle":"","family":"Fairhall","given":"Scott L.","non-dropping-particle":"","parse-names":false,"suffix":""},{"dropping-particle":"","family":"Ishai","given":"Alumit","non-dropping-particle":"","parse-names":false,"suffix":""}],"container-title":"Cerebral Cortex","id":"ITEM-1","issue":"10","issued":{"date-parts":[["2007","10","1"]]},"page":"2400-2406","publisher":"Oxford University Press","title":"Effective Connectivity within the Distributed Cortical Network for Face Perception","type":"article-journal","volume":"17"},"uris":["http://www.mendeley.com/documents/?uuid=9d28cfb2-7e01-3e09-a866-a517d9c0da64"]}],"mendeley":{"formattedCitation":"(Fairhall &amp; Ishai, 2007)","plainTextFormattedCitation":"(Fairhall &amp; Ishai, 2007)","previouslyFormattedCitation":"(Fairhall &amp; Ishai, 2007)"},"properties":{"noteIndex":0},"schema":"https://github.com/citation-style-language/schema/raw/master/csl-citation.json"}</w:instrText>
      </w:r>
      <w:r w:rsidR="00C54D51">
        <w:fldChar w:fldCharType="separate"/>
      </w:r>
      <w:r w:rsidR="00C54D51" w:rsidRPr="00C54D51">
        <w:rPr>
          <w:noProof/>
        </w:rPr>
        <w:t>(Fairhall &amp; Ishai, 2007)</w:t>
      </w:r>
      <w:r w:rsidR="00C54D51">
        <w:fldChar w:fldCharType="end"/>
      </w:r>
      <w:r>
        <w:t xml:space="preserve"> zwischen den Regionen. Sie untersuchten die drei Regionen des Kernsystems: die OFA, FF</w:t>
      </w:r>
      <w:r w:rsidR="00AC6445">
        <w:t>A</w:t>
      </w:r>
      <w:r>
        <w:t xml:space="preserve"> und STS. Hierbei zeigten sie, dass die OFA in beiden Hemisphären eine Vorwärtsverbindung zu FFA und zu STS besitzt.</w:t>
      </w:r>
      <w:r w:rsidR="00AC6445">
        <w:t xml:space="preserve"> Als Teil des erweiterten Systems identifizierten sie die Amygdala, den inferioren frontalen Gyrus und den orbitofrontalen Cortex. Sie beschrieben, dass nur die FFA eine Verbindung und einen starken kausalen Einfluss zum erweiterten System zeigt </w:t>
      </w:r>
      <w:r w:rsidR="00AC6445">
        <w:fldChar w:fldCharType="begin" w:fldLock="1"/>
      </w:r>
      <w:r w:rsidR="00AC6445">
        <w:instrText>ADDIN CSL_CITATION {"citationItems":[{"id":"ITEM-1","itemData":{"DOI":"10.1093/cercor/bhl148","ISSN":"1460-2199","author":[{"dropping-particle":"","family":"Fairhall","given":"Scott L.","non-dropping-particle":"","parse-names":false,"suffix":""},{"dropping-particle":"","family":"Ishai","given":"Alumit","non-dropping-particle":"","parse-names":false,"suffix":""}],"container-title":"Cerebral Cortex","id":"ITEM-1","issue":"10","issued":{"date-parts":[["2007","10","1"]]},"page":"2400-2406","publisher":"Oxford University Press","title":"Effective Connectivity within the Distributed Cortical Network for Face Perception","type":"article-journal","volume":"17"},"uris":["http://www.mendeley.com/documents/?uuid=9d28cfb2-7e01-3e09-a866-a517d9c0da64"]}],"mendeley":{"formattedCitation":"(Fairhall &amp; Ishai, 2007)","plainTextFormattedCitation":"(Fairhall &amp; Ishai, 2007)","previouslyFormattedCitation":"(Fairhall &amp; Ishai, 2007)"},"properties":{"noteIndex":0},"schema":"https://github.com/citation-style-language/schema/raw/master/csl-citation.json"}</w:instrText>
      </w:r>
      <w:r w:rsidR="00AC6445">
        <w:fldChar w:fldCharType="separate"/>
      </w:r>
      <w:r w:rsidR="00AC6445" w:rsidRPr="001A0B25">
        <w:rPr>
          <w:noProof/>
        </w:rPr>
        <w:t>(Fairhall &amp; Ishai, 2007)</w:t>
      </w:r>
      <w:r w:rsidR="00AC6445">
        <w:fldChar w:fldCharType="end"/>
      </w:r>
      <w:r w:rsidR="00AC6445">
        <w:t>.</w:t>
      </w:r>
    </w:p>
    <w:p w14:paraId="3660F34F" w14:textId="77777777" w:rsidR="00AC6445" w:rsidRDefault="00AC6445" w:rsidP="003B25EC">
      <w:pPr>
        <w:jc w:val="both"/>
      </w:pPr>
    </w:p>
    <w:p w14:paraId="1CFF3DAC" w14:textId="77777777" w:rsidR="00AC6445" w:rsidRDefault="00AC6445" w:rsidP="003B25EC">
      <w:pPr>
        <w:jc w:val="both"/>
      </w:pPr>
    </w:p>
    <w:p w14:paraId="4062E794" w14:textId="77777777" w:rsidR="00AC6445" w:rsidRDefault="00AC6445" w:rsidP="003B25EC">
      <w:pPr>
        <w:jc w:val="both"/>
      </w:pPr>
    </w:p>
    <w:p w14:paraId="2D5AF65A" w14:textId="666369F2" w:rsidR="00AC6445" w:rsidRDefault="00AC6445" w:rsidP="003B25EC">
      <w:pPr>
        <w:jc w:val="both"/>
      </w:pPr>
      <w:r>
        <w:rPr>
          <w:noProof/>
          <w:lang w:val="de-DE" w:eastAsia="de-DE"/>
        </w:rPr>
        <w:drawing>
          <wp:inline distT="0" distB="0" distL="0" distR="0" wp14:anchorId="3869C235" wp14:editId="34A9DAC3">
            <wp:extent cx="5487882" cy="1496695"/>
            <wp:effectExtent l="0" t="0" r="0" b="190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9389" cy="1497106"/>
                    </a:xfrm>
                    <a:prstGeom prst="rect">
                      <a:avLst/>
                    </a:prstGeom>
                    <a:noFill/>
                    <a:ln>
                      <a:noFill/>
                    </a:ln>
                  </pic:spPr>
                </pic:pic>
              </a:graphicData>
            </a:graphic>
          </wp:inline>
        </w:drawing>
      </w:r>
    </w:p>
    <w:p w14:paraId="15A9AF84" w14:textId="77777777" w:rsidR="00AC6445" w:rsidRDefault="00AC6445" w:rsidP="003B25EC">
      <w:pPr>
        <w:jc w:val="both"/>
      </w:pPr>
    </w:p>
    <w:p w14:paraId="29BF261C" w14:textId="199B5695" w:rsidR="00AC6445" w:rsidRPr="00AC6445" w:rsidRDefault="00A45D4F" w:rsidP="003B25EC">
      <w:pPr>
        <w:jc w:val="both"/>
      </w:pPr>
      <w:r>
        <w:rPr>
          <w:b/>
          <w:bCs/>
          <w:sz w:val="22"/>
          <w:szCs w:val="22"/>
        </w:rPr>
        <w:t>Abb.</w:t>
      </w:r>
      <w:r w:rsidR="00AC6445">
        <w:rPr>
          <w:b/>
          <w:bCs/>
          <w:sz w:val="22"/>
          <w:szCs w:val="22"/>
        </w:rPr>
        <w:t xml:space="preserve"> 1: Abbildung der effektiven Konektivität im Kernsystem und im erweiterten System. </w:t>
      </w:r>
      <w:r w:rsidR="00AC6445">
        <w:rPr>
          <w:bCs/>
          <w:sz w:val="22"/>
          <w:szCs w:val="22"/>
        </w:rPr>
        <w:t xml:space="preserve">In der Abbildung </w:t>
      </w:r>
      <w:r w:rsidR="0001396C">
        <w:rPr>
          <w:bCs/>
          <w:sz w:val="22"/>
          <w:szCs w:val="22"/>
        </w:rPr>
        <w:t>wird der Effekt von Gesichtern allgemein, von emotionalen Gesichter und von berühmten Gesichter auf die effektive Konnektivität innerhalb des Kernsystems und des erweiterten Systems</w:t>
      </w:r>
      <w:r w:rsidR="005D119F">
        <w:rPr>
          <w:bCs/>
          <w:sz w:val="22"/>
          <w:szCs w:val="22"/>
        </w:rPr>
        <w:t xml:space="preserve"> dargestellt</w:t>
      </w:r>
      <w:r w:rsidR="0001396C">
        <w:rPr>
          <w:bCs/>
          <w:sz w:val="22"/>
          <w:szCs w:val="22"/>
        </w:rPr>
        <w:t xml:space="preserve">. Die Abbildung stammt von </w:t>
      </w:r>
      <w:r w:rsidR="0001396C">
        <w:rPr>
          <w:bCs/>
          <w:sz w:val="22"/>
          <w:szCs w:val="22"/>
        </w:rPr>
        <w:fldChar w:fldCharType="begin" w:fldLock="1"/>
      </w:r>
      <w:r w:rsidR="00306751">
        <w:rPr>
          <w:bCs/>
          <w:sz w:val="22"/>
          <w:szCs w:val="22"/>
        </w:rPr>
        <w:instrText>ADDIN CSL_CITATION {"citationItems":[{"id":"ITEM-1","itemData":{"DOI":"10.1093/cercor/bhl148","ISSN":"1460-2199","author":[{"dropping-particle":"","family":"Fairhall","given":"Scott L.","non-dropping-particle":"","parse-names":false,"suffix":""},{"dropping-particle":"","family":"Ishai","given":"Alumit","non-dropping-particle":"","parse-names":false,"suffix":""}],"container-title":"Cerebral Cortex","id":"ITEM-1","issue":"10","issued":{"date-parts":[["2007","10","1"]]},"page":"2400-2406","publisher":"Oxford University Press","title":"Effective Connectivity within the Distributed Cortical Network for Face Perception","type":"article-journal","volume":"17"},"uris":["http://www.mendeley.com/documents/?uuid=9d28cfb2-7e01-3e09-a866-a517d9c0da64"]}],"mendeley":{"formattedCitation":"(Fairhall &amp; Ishai, 2007)","plainTextFormattedCitation":"(Fairhall &amp; Ishai, 2007)","previouslyFormattedCitation":"(Fairhall &amp; Ishai, 2007)"},"properties":{"noteIndex":0},"schema":"https://github.com/citation-style-language/schema/raw/master/csl-citation.json"}</w:instrText>
      </w:r>
      <w:r w:rsidR="0001396C">
        <w:rPr>
          <w:bCs/>
          <w:sz w:val="22"/>
          <w:szCs w:val="22"/>
        </w:rPr>
        <w:fldChar w:fldCharType="separate"/>
      </w:r>
      <w:r w:rsidR="0001396C" w:rsidRPr="0001396C">
        <w:rPr>
          <w:bCs/>
          <w:noProof/>
          <w:sz w:val="22"/>
          <w:szCs w:val="22"/>
        </w:rPr>
        <w:t>(Fairhall &amp; Ishai, 2007)</w:t>
      </w:r>
      <w:r w:rsidR="0001396C">
        <w:rPr>
          <w:bCs/>
          <w:sz w:val="22"/>
          <w:szCs w:val="22"/>
        </w:rPr>
        <w:fldChar w:fldCharType="end"/>
      </w:r>
      <w:r w:rsidR="0001396C">
        <w:rPr>
          <w:bCs/>
          <w:sz w:val="22"/>
          <w:szCs w:val="22"/>
        </w:rPr>
        <w:t>.</w:t>
      </w:r>
    </w:p>
    <w:p w14:paraId="2525BAC5" w14:textId="77777777" w:rsidR="00AC6445" w:rsidRDefault="00AC6445" w:rsidP="003B25EC">
      <w:pPr>
        <w:jc w:val="both"/>
      </w:pPr>
    </w:p>
    <w:p w14:paraId="1767311C" w14:textId="77777777" w:rsidR="00AC6445" w:rsidRDefault="00AC6445" w:rsidP="003B25EC">
      <w:pPr>
        <w:jc w:val="both"/>
      </w:pPr>
    </w:p>
    <w:p w14:paraId="189A5618" w14:textId="3CDE5C82" w:rsidR="003B25EC" w:rsidRDefault="003B25EC" w:rsidP="003B25EC">
      <w:pPr>
        <w:jc w:val="both"/>
      </w:pPr>
      <w:r>
        <w:t xml:space="preserve">Weitere Studien, die funktionelle Konnektivität untersuchten, zeigten auch die OFA als Eingangsregion für gesichtsspezifischer Information, die dann zur FFA und STS weitergeleitet wird </w:t>
      </w:r>
      <w:r>
        <w:fldChar w:fldCharType="begin" w:fldLock="1"/>
      </w:r>
      <w:r>
        <w:instrText>ADDIN CSL_CITATION {"citationItems":[{"id":"ITEM-1","itemData":{"DOI":"10.1371/journal.pone.0059886","ISSN":"1932-6203","PMID":"23527282","abstract":"Numerous functional magnetic resonance imaging (fMRI) studies have identified multiple cortical regions that are involved in face processing in the human brain. However, few studies have characterized the face-processing network as a functioning whole. In this study, we used fMRI to identify face-selective regions in the entire brain and then explore the hierarchical structure of the face-processing network by analyzing functional connectivity among these regions. We identified twenty-five regions mainly in the occipital, temporal and frontal cortex that showed a reliable response selective to faces (versus objects) across participants and across scan sessions. Furthermore, these regions were clustered into three relatively independent sub-networks in a face-recognition task on the basis of the strength of functional connectivity among them. The functionality of the sub-networks likely corresponds to the recognition of individual identity, retrieval of semantic knowledge and representation of emotional information. Interestingly, when the task was switched to object recognition from face recognition, the functional connectivity between the inferior occipital gyrus and the rest of the face-selective regions were significantly reduced, suggesting that this region may serve as an entry node in the face-processing network. In sum, our study provides empirical evidence for cognitive and neural models of face recognition and helps elucidate the neural mechanisms underlying face recognition at the network level.","author":[{"dropping-particle":"","family":"Zhen","given":"Zonglei","non-dropping-particle":"","parse-names":false,"suffix":""},{"dropping-particle":"","family":"Fang","given":"Huizhen","non-dropping-particle":"","parse-names":false,"suffix":""},{"dropping-particle":"","family":"Liu","given":"Jia","non-dropping-particle":"","parse-names":false,"suffix":""}],"container-title":"PloS one","id":"ITEM-1","issue":"3","issued":{"date-parts":[["2013"]]},"page":"e59886","publisher":"Public Library of Science","title":"The hierarchical brain network for face recognition.","type":"article-journal","volume":"8"},"uris":["http://www.mendeley.com/documents/?uuid=c56abae5-b9d4-3006-b7ff-71ca6a837e56"]},{"id":"ITEM-2","itemData":{"author":[{"dropping-particle":"","family":"Lohse","given":"Michael","non-dropping-particle":"","parse-names":false,"suffix":""},{"dropping-particle":"","family":"Garrido","given":"Lucia","non-dropping-particle":"","parse-names":false,"suffix":""},{"dropping-particle":"","family":"Driver","given":"Jon","non-dropping-particle":"","parse-names":false,"suffix":""},{"dropping-particle":"","family":"Dolan","given":"Raymond J.","non-dropping-particle":"","parse-names":false,"suffix":""},{"dropping-particle":"","family":"Duchaine","given":"Bradley C.","non-dropping-particle":"","parse-names":false,"suffix":""},{"dropping-particle":"","family":"Furl","given":"Nicholas","non-dropping-particle":"","parse-names":false,"suffix":""}],"container-title":"Journal of Neuroscience","id":"ITEM-2","issue":"13","issued":{"date-parts":[["2016"]]},"title":"Effective Connectivity from Early Visual Cortex to Posterior Occipitotemporal Face Areas Supports Face Selectivity and Predicts Developmental Prosopagnosia","type":"article-journal","volume":"36"},"uris":["http://www.mendeley.com/documents/?uuid=78e15f31-4fea-3c04-999a-4b922e5d922a"]}],"mendeley":{"formattedCitation":"(Lohse et al., 2016; Zhen et al., 2013)","plainTextFormattedCitation":"(Lohse et al., 2016; Zhen et al., 2013)","previouslyFormattedCitation":"(Lohse et al., 2016; Zhen et al., 2013)"},"properties":{"noteIndex":0},"schema":"https://github.com/citation-style-language/schema/raw/master/csl-citation.json"}</w:instrText>
      </w:r>
      <w:r>
        <w:fldChar w:fldCharType="separate"/>
      </w:r>
      <w:r w:rsidRPr="009B5E01">
        <w:rPr>
          <w:noProof/>
        </w:rPr>
        <w:t>(Lohse et al., 2016; Zhen et al., 2013)</w:t>
      </w:r>
      <w:r>
        <w:fldChar w:fldCharType="end"/>
      </w:r>
      <w:r>
        <w:t xml:space="preserve">. Auch interhemisphärische Verbindungen zwischen den Regionen des Kernsystems wurden gefunden. Am ehesten werden diese durch den Corpus callosum ermöglicht </w:t>
      </w:r>
      <w:r>
        <w:fldChar w:fldCharType="begin" w:fldLock="1"/>
      </w:r>
      <w:r>
        <w:instrText>ADDIN CSL_CITATION {"citationItems":[{"id":"ITEM-1","itemData":{"DOI":"10.1152/jn.01171.2011","ISSN":"1522-1598","PMID":"22972952","abstract":"Neuroimaging studies have revealed a number of regions in the human brain that respond to faces. However, the way these regions interact is a matter of current debate. The aim of this study was to use functional MRI to define face-selective regions in the human brain and then determine how these regions interact in a large population of subjects (n = 72). We found consistent face selectivity in the core face regions of the occipital and temporal lobes: the fusiform face area (FFA), occipital face area (OFA), and superior temporal sulcus (STS). Face selectivity extended into the intraparietal sulcus (IPS), precuneus (PCu), superior colliculus (SC), amygdala (AMG), and inferior frontal gyrus (IFG). We found evidence for significant functional connectivity between the core face-selective regions, particularly between the OFA and FFA. However, we found that the covariation in activity between corresponding face regions in different hemispheres (e.g., right and left FFA) was higher than between different face regions in the same hemisphere (e.g., right OFA and right FFA). Although functional connectivity was evident between regions in the core and extended network, there were significant differences in the magnitude of the connectivity between regions. Activity in the OFA and FFA were most correlated with the IPS, PCu, and SC. In contrast, activity in the STS was most correlated with the AMG and IFG. Correlations between the extended regions suggest strong functional connectivity between the IPS, PCu, and SC. In contrast, the IFG was only correlated with the AMG. This study reveals that interhemispheric as well as intrahemispheric connections play an important role in face perception.","author":[{"dropping-particle":"","family":"Davies-Thompson","given":"Jodie","non-dropping-particle":"","parse-names":false,"suffix":""},{"dropping-particle":"","family":"Andrews","given":"Timothy J","non-dropping-particle":"","parse-names":false,"suffix":""}],"container-title":"Journal of neurophysiology","id":"ITEM-1","issue":"11","issued":{"date-parts":[["2012","12"]]},"page":"3087-95","publisher":"American Physiological Society","title":"Intra- and interhemispheric connectivity between face-selective regions in the human brain.","type":"article-journal","volume":"108"},"uris":["http://www.mendeley.com/documents/?uuid=5d89e191-63e0-3f1c-8073-bc1a139cce64"]}],"mendeley":{"formattedCitation":"(Davies-Thompson &amp; Andrews, 2012)","plainTextFormattedCitation":"(Davies-Thompson &amp; Andrews, 2012)","previouslyFormattedCitation":"(Davies-Thompson &amp; Andrews, 2012)"},"properties":{"noteIndex":0},"schema":"https://github.com/citation-style-language/schema/raw/master/csl-citation.json"}</w:instrText>
      </w:r>
      <w:r>
        <w:fldChar w:fldCharType="separate"/>
      </w:r>
      <w:r w:rsidRPr="009B5E01">
        <w:rPr>
          <w:noProof/>
        </w:rPr>
        <w:t>(Davies-Thompson &amp; Andrews, 2012)</w:t>
      </w:r>
      <w:r>
        <w:fldChar w:fldCharType="end"/>
      </w:r>
      <w:r>
        <w:t xml:space="preserve">. </w:t>
      </w:r>
    </w:p>
    <w:p w14:paraId="4570E7D0" w14:textId="73E59847" w:rsidR="005935EB" w:rsidRDefault="003B25EC" w:rsidP="003B25EC">
      <w:pPr>
        <w:jc w:val="both"/>
      </w:pPr>
      <w:r>
        <w:t>Zur Ergänzung des fMRT und der effektiven Konnektivität eignet sich die Untersuchung der wei</w:t>
      </w:r>
      <w:r w:rsidRPr="00F74FE5">
        <w:t>ß</w:t>
      </w:r>
      <w:r>
        <w:t xml:space="preserve">en Substanz als strukturelles Korrelat. Dafür kann man ‘fiber tractography’ in Kombination mit dem fMRT benutzen. Mit dieser Technik konnte man eine strukturelle Konnektivität zwischen OFA und FFA feststellen, die die vorherigen Erkenntnisse gut ergänzen würden. Interessanterweise besteht auch hier keine Verbindung zwischen FFA und STS, jedoch zwischen FFA und ALT. Auch zwischen okzipitalen Regionen und ATL konnte man eine Verbindung feststellen. Diese würden sich räumlich mit dem Fasciculus longitudinalis inferior und mit dem Fasciculus occipitofrontalis inferior überschneiden </w:t>
      </w:r>
      <w:r>
        <w:fldChar w:fldCharType="begin" w:fldLock="1"/>
      </w:r>
      <w:r>
        <w:instrText>ADDIN CSL_CITATION {"citationItems":[{"id":"ITEM-1","itemData":{"DOI":"10.1371/journal.pone.0061611","ISSN":"1932-6203","PMID":"23630602","abstract":"A network of multiple brain regions is recruited in face perception. Our understanding of the functional properties of this network can be facilitated by explicating the structural white matter connections that exist between its functional nodes. We accomplished this using functional MRI (fMRI) in combination with fiber tractography on high angular resolution diffusion weighted imaging data. We identified the three nodes of the core face network: the \"occipital face area\" (OFA), the \"fusiform face area\" (mid-fusiform gyrus or mFus), and the superior temporal sulcus (STS). Additionally, a region of the anterior temporal lobe (aIT), implicated as being important for face perception was identified. Our data suggest that we can further divide the OFA into multiple anatomically distinct clusters - a partitioning consistent with several recent neuroimaging results. More generally, structural white matter connectivity within this network revealed: 1) Connectivity between aIT and mFus, and between aIT and occipital regions, consistent with studies implicating this posterior to anterior pathway as critical to normal face processing; 2) Strong connectivity between mFus and each of the occipital face-selective regions, suggesting that these three areas may subserve different functional roles; 3) Almost no connectivity between STS and mFus, or between STS and the other face-selective regions. Overall, our findings suggest a re-evaluation of the \"core\" face network with respect to what functional areas are or are not included in this network.","author":[{"dropping-particle":"","family":"Pyles","given":"John A","non-dropping-particle":"","parse-names":false,"suffix":""},{"dropping-particle":"","family":"Verstynen","given":"Timothy D","non-dropping-particle":"","parse-names":false,"suffix":""},{"dropping-particle":"","family":"Schneider","given":"Walter","non-dropping-particle":"","parse-names":false,"suffix":""},{"dropping-particle":"","family":"Tarr","given":"Michael J","non-dropping-particle":"","parse-names":false,"suffix":""}],"container-title":"PloS one","id":"ITEM-1","issue":"4","issued":{"date-parts":[["2013"]]},"page":"e61611","publisher":"Public Library of Science","title":"Explicating the face perception network with white matter connectivity.","type":"article-journal","volume":"8"},"uris":["http://www.mendeley.com/documents/?uuid=c7f91127-1db9-3779-aa5b-d6a0e703fa27"]}],"mendeley":{"formattedCitation":"(Pyles, Verstynen, Schneider, &amp; Tarr, 2013)","plainTextFormattedCitation":"(Pyles, Verstynen, Schneider, &amp; Tarr, 2013)","previouslyFormattedCitation":"(Pyles, Verstynen, Schneider, &amp; Tarr, 2013)"},"properties":{"noteIndex":0},"schema":"https://github.com/citation-style-language/schema/raw/master/csl-citation.json"}</w:instrText>
      </w:r>
      <w:r>
        <w:fldChar w:fldCharType="separate"/>
      </w:r>
      <w:r w:rsidRPr="005935EB">
        <w:rPr>
          <w:noProof/>
        </w:rPr>
        <w:t>(Pyles, Verstynen, Schneider, &amp; Tarr, 2013)</w:t>
      </w:r>
      <w:r>
        <w:fldChar w:fldCharType="end"/>
      </w:r>
      <w:r>
        <w:t>.</w:t>
      </w:r>
    </w:p>
    <w:p w14:paraId="5CC93CE6" w14:textId="1C7EC05F" w:rsidR="007B687F" w:rsidRDefault="007B687F" w:rsidP="00354F69">
      <w:pPr>
        <w:jc w:val="both"/>
      </w:pPr>
    </w:p>
    <w:p w14:paraId="62F81480" w14:textId="77777777" w:rsidR="00EF4A63" w:rsidRDefault="00EF4A63" w:rsidP="00354F69">
      <w:pPr>
        <w:jc w:val="both"/>
      </w:pPr>
    </w:p>
    <w:p w14:paraId="475470B9" w14:textId="1B0218CF" w:rsidR="003B25EC" w:rsidRPr="008577E5" w:rsidRDefault="008577E5" w:rsidP="003B25EC">
      <w:pPr>
        <w:tabs>
          <w:tab w:val="left" w:pos="6448"/>
        </w:tabs>
        <w:jc w:val="both"/>
        <w:rPr>
          <w:i/>
          <w:sz w:val="28"/>
          <w:szCs w:val="28"/>
          <w:u w:val="single"/>
        </w:rPr>
      </w:pPr>
      <w:r w:rsidRPr="008577E5">
        <w:rPr>
          <w:i/>
          <w:sz w:val="28"/>
          <w:szCs w:val="28"/>
        </w:rPr>
        <w:t>1.3</w:t>
      </w:r>
      <w:r w:rsidR="003B25EC" w:rsidRPr="008577E5">
        <w:rPr>
          <w:i/>
          <w:sz w:val="28"/>
          <w:szCs w:val="28"/>
        </w:rPr>
        <w:t xml:space="preserve"> </w:t>
      </w:r>
      <w:r w:rsidR="003B25EC" w:rsidRPr="008577E5">
        <w:rPr>
          <w:i/>
          <w:sz w:val="28"/>
          <w:szCs w:val="28"/>
          <w:u w:val="single"/>
        </w:rPr>
        <w:t>Neurale Korrelate der kongenitalen Prosopagnosie</w:t>
      </w:r>
    </w:p>
    <w:p w14:paraId="0D754D2A" w14:textId="77777777" w:rsidR="003B25EC" w:rsidRDefault="003B25EC" w:rsidP="003B25EC">
      <w:pPr>
        <w:jc w:val="both"/>
      </w:pPr>
    </w:p>
    <w:p w14:paraId="681E0392" w14:textId="77777777" w:rsidR="003B25EC" w:rsidRDefault="003B25EC" w:rsidP="003B25EC">
      <w:pPr>
        <w:jc w:val="both"/>
      </w:pPr>
      <w:r>
        <w:t>Im Folgenden beschreibe ich den Stand der Literatur zu mit kongenitaler Prosopagnosie assoziierten neuralen Änderungen im Gesichtsnetzwerk.</w:t>
      </w:r>
    </w:p>
    <w:p w14:paraId="627BE489" w14:textId="77777777" w:rsidR="003B25EC" w:rsidRDefault="003B25EC" w:rsidP="003B25EC">
      <w:pPr>
        <w:jc w:val="both"/>
      </w:pPr>
    </w:p>
    <w:p w14:paraId="515B724F" w14:textId="77777777" w:rsidR="003B25EC" w:rsidRDefault="003B25EC" w:rsidP="003B25EC">
      <w:pPr>
        <w:jc w:val="both"/>
      </w:pPr>
    </w:p>
    <w:p w14:paraId="3C3D1F7C" w14:textId="7C717DC1" w:rsidR="003B25EC" w:rsidRDefault="003B25EC" w:rsidP="003B25EC">
      <w:pPr>
        <w:jc w:val="both"/>
      </w:pPr>
      <w:r>
        <w:t>Bisherige Studien haben neurale Korrelate der Prospagnosie mit verschiedenen Ansätzen untersucht. Diese Ansätze lassen sich in zwei Gruppen einteilen. Zum einen wurde nach Aktivitätsveränderungen in spezifischen Regionen des Gesichtsnetzwerks gesucht. Zum anderen wurden Änderungen spezifischer Netzwerkparameter, also der Verbindungen zwischen den gesichtsspezifischen Regione</w:t>
      </w:r>
      <w:r w:rsidR="0040661C">
        <w:t>n</w:t>
      </w:r>
      <w:r>
        <w:t>, untersucht.</w:t>
      </w:r>
    </w:p>
    <w:p w14:paraId="0FEDA946" w14:textId="77777777" w:rsidR="003B25EC" w:rsidRDefault="003B25EC" w:rsidP="003B25EC">
      <w:pPr>
        <w:jc w:val="both"/>
      </w:pPr>
    </w:p>
    <w:p w14:paraId="2B839203" w14:textId="10AFE59B" w:rsidR="003B25EC" w:rsidRDefault="003B25EC" w:rsidP="003B25EC">
      <w:pPr>
        <w:jc w:val="both"/>
      </w:pPr>
      <w:r>
        <w:lastRenderedPageBreak/>
        <w:t xml:space="preserve">Viele Studien untersuchten insbesondere </w:t>
      </w:r>
      <w:r w:rsidRPr="00C27A84">
        <w:rPr>
          <w:i/>
        </w:rPr>
        <w:t>Aktivität im</w:t>
      </w:r>
      <w:r>
        <w:t xml:space="preserve"> </w:t>
      </w:r>
      <w:r w:rsidRPr="00C27A84">
        <w:rPr>
          <w:i/>
        </w:rPr>
        <w:t>Kernsystems der Gesichtsverarbeitung</w:t>
      </w:r>
      <w:r>
        <w:t xml:space="preserve">, da die zentrale Rolle dieser Regionen bei der Gesichtswahrnehmung bekannt ist und möglicherweise eine Dysfunktion dieser Regionen die kongenitale Prosopagnosie erklären könnte. Man hat in der Tat in einigen einzelnen Studien eine veränderte Aktivität gefunden. Eine Studie zeigt beispielweise, dass kongenitale Prosopagnostiker nur Aktivität in der rechten FFA und OFA haben und einer der Probanden sogar keinerlei Aktivität im Kernsystem </w:t>
      </w:r>
      <w:r>
        <w:fldChar w:fldCharType="begin" w:fldLock="1"/>
      </w:r>
      <w:r>
        <w:instrText>ADDIN CSL_CITATION {"citationItems":[{"id":"ITEM-1","itemData":{"DOI":"10.1016/j.bbr.2008.10.041","ISSN":"01664328","author":[{"dropping-particle":"","family":"Minnebusch","given":"Denise A.","non-dropping-particle":"","parse-names":false,"suffix":""},{"dropping-particle":"","family":"Suchan","given":"Boris","non-dropping-particle":"","parse-names":false,"suffix":""},{"dropping-particle":"","family":"Köster","given":"Odo","non-dropping-particle":"","parse-names":false,"suffix":""},{"dropping-particle":"","family":"Daum","given":"Irene","non-dropping-particle":"","parse-names":false,"suffix":""}],"container-title":"Behavioural Brain Research","id":"ITEM-1","issue":"1","issued":{"date-parts":[["2009","3"]]},"page":"179-185","title":"A bilateral occipitotemporal network mediates face perception","type":"article-journal","volume":"198"},"uris":["http://www.mendeley.com/documents/?uuid=b52fc840-98ec-3339-8173-ff373e12fc62"]}],"mendeley":{"formattedCitation":"(Minnebusch, Suchan, Köster, &amp; Daum, 2009)","plainTextFormattedCitation":"(Minnebusch, Suchan, Köster, &amp; Daum, 2009)","previouslyFormattedCitation":"(Minnebusch, Suchan, Köster, &amp; Daum, 2009)"},"properties":{"noteIndex":0},"schema":"https://github.com/citation-style-language/schema/raw/master/csl-citation.json"}</w:instrText>
      </w:r>
      <w:r>
        <w:fldChar w:fldCharType="separate"/>
      </w:r>
      <w:r w:rsidRPr="00E53A8C">
        <w:rPr>
          <w:noProof/>
        </w:rPr>
        <w:t>(Minnebusch, Suchan, Köster, &amp; Daum, 2009)</w:t>
      </w:r>
      <w:r>
        <w:fldChar w:fldCharType="end"/>
      </w:r>
      <w:r>
        <w:t xml:space="preserve">. Bentin und Kollegen berichten von einer Patientin mit starker Beeinträchtigung der Identitätswiedererkennung und auch apperzeptiver Prosopagnosie. Sie hatte keine gesichtsspezifische Aktivität im Kernsystem, die mit fMRT detektiert werden konnte </w:t>
      </w:r>
      <w:r>
        <w:fldChar w:fldCharType="begin" w:fldLock="1"/>
      </w:r>
      <w:r>
        <w:instrText>ADDIN CSL_CITATION {"citationItems":[{"id":"ITEM-1","itemData":{"DOI":"10.1162/jocn.2007.19.1.132","ISSN":"0898-929X","author":[{"dropping-particle":"","family":"Bentin","given":"Shlomo","non-dropping-particle":"","parse-names":false,"suffix":""},{"dropping-particle":"","family":"DeGutis","given":"Joseph M.","non-dropping-particle":"","parse-names":false,"suffix":""},{"dropping-particle":"","family":"D'Esposito","given":"Mark","non-dropping-particle":"","parse-names":false,"suffix":""},{"dropping-particle":"","family":"Robertson","given":"Lynn C.","non-dropping-particle":"","parse-names":false,"suffix":""}],"container-title":"Journal of Cognitive Neuroscience","id":"ITEM-1","issue":"1","issued":{"date-parts":[["2007","1"]]},"page":"132-146","title":"Too Many Trees to See the Forest: Performance, Event-related Potential, and Functional Magnetic Resonance Imaging Manifestations of Integrative Congenital Prosopagnosia","type":"article-journal","volume":"19"},"uris":["http://www.mendeley.com/documents/?uuid=281538c2-34fb-3bbe-8bb8-d97aab3e970b"]}],"mendeley":{"formattedCitation":"(Bentin, DeGutis, D’Esposito, &amp; Robertson, 2007)","plainTextFormattedCitation":"(Bentin, DeGutis, D’Esposito, &amp; Robertson, 2007)","previouslyFormattedCitation":"(Bentin, DeGutis, D’Esposito, &amp; Robertson, 2007)"},"properties":{"noteIndex":0},"schema":"https://github.com/citation-style-language/schema/raw/master/csl-citation.json"}</w:instrText>
      </w:r>
      <w:r>
        <w:fldChar w:fldCharType="separate"/>
      </w:r>
      <w:r w:rsidRPr="00E53A8C">
        <w:rPr>
          <w:noProof/>
        </w:rPr>
        <w:t>(Bentin, DeGutis, D’Esposito, &amp; Robertson, 2007)</w:t>
      </w:r>
      <w:r>
        <w:fldChar w:fldCharType="end"/>
      </w:r>
      <w:r>
        <w:t>. Eine weitere Studie berichtet</w:t>
      </w:r>
      <w:r w:rsidR="00DB6C72">
        <w:t>e</w:t>
      </w:r>
      <w:r>
        <w:t xml:space="preserve"> von einer verminderten Antwort in der bilateralen FFA bei kongenitalen Prosopagnostikern. Hier wurde beobachtet, dass ein identitätsbezogener Verhaltensfaktor in linearer Verbindung mit der gesichtsselektiven Aktivität im linken ATL und rechten FFA stand </w:t>
      </w:r>
      <w:r>
        <w:fldChar w:fldCharType="begin" w:fldLock="1"/>
      </w:r>
      <w:r>
        <w:instrText>ADDIN CSL_CITATION {"citationItems":[{"id":"ITEM-1","itemData":{"DOI":"10.1162/jocn.2010.21545","ISSN":"1530-8898","PMID":"20617881","abstract":"Regions of the occipital and temporal lobes, including a region in the fusiform gyrus (FG), have been proposed to constitute a \"core\" visual representation system for faces, in part because they show face selectivity and face repetition suppression. But recent fMRI studies of developmental prosopagnosics (DPs) raise questions about whether these measures relate to face processing skills. Although DPs manifest deficient face processing, most studies to date have not shown unequivocal reductions of functional responses in the proposed core regions. We scanned 15 DPs and 15 non-DP control participants with fMRI while employing factor analysis to derive behavioral components related to face identification or other processes. Repetition suppression specific to facial identities in FG or to expression in FG and STS did not show compelling relationships with face identification ability. However, we identified robust relationships between face selectivity and face identification ability in FG across our sample for several convergent measures, including voxel-wise statistical parametric mapping, peak face selectivity in individually defined \"fusiform face areas\" (FFAs), and anatomical extents (cluster sizes) of those FFAs. None of these measures showed associations with behavioral expression or object recognition ability. As a group, DPs had reduced face-selective responses in bilateral FFA when compared with non-DPs. Individual DPs were also more likely than non-DPs to lack expected face-selective activity in core regions. These findings associate individual differences in face processing ability with selectivity in core face processing regions. This confirms that face selectivity can provide a valid marker for neural mechanisms that contribute to face identification ability.","author":[{"dropping-particle":"","family":"Furl","given":"Nicholas","non-dropping-particle":"","parse-names":false,"suffix":""},{"dropping-particle":"","family":"Garrido","given":"Lúcia","non-dropping-particle":"","parse-names":false,"suffix":""},{"dropping-particle":"","family":"Dolan","given":"Raymond J","non-dropping-particle":"","parse-names":false,"suffix":""},{"dropping-particle":"","family":"Driver","given":"Jon","non-dropping-particle":"","parse-names":false,"suffix":""},{"dropping-particle":"","family":"Duchaine","given":"Bradley","non-dropping-particle":"","parse-names":false,"suffix":""}],"container-title":"Journal of cognitive neuroscience","id":"ITEM-1","issue":"7","issued":{"date-parts":[["2011","7"]]},"page":"1723-40","publisher":"Europe PMC Funders","title":"Fusiform gyrus face selectivity relates to individual differences in facial recognition ability.","type":"article-journal","volume":"23"},"uris":["http://www.mendeley.com/documents/?uuid=88f9b13c-3145-3245-b69a-f32d5d19d724"]}],"mendeley":{"formattedCitation":"(Furl, Garrido, Dolan, Driver, &amp; Duchaine, 2011)","plainTextFormattedCitation":"(Furl, Garrido, Dolan, Driver, &amp; Duchaine, 2011)","previouslyFormattedCitation":"(Furl, Garrido, Dolan, Driver, &amp; Duchaine, 2011)"},"properties":{"noteIndex":0},"schema":"https://github.com/citation-style-language/schema/raw/master/csl-citation.json"}</w:instrText>
      </w:r>
      <w:r>
        <w:fldChar w:fldCharType="separate"/>
      </w:r>
      <w:r w:rsidRPr="00C755CE">
        <w:rPr>
          <w:noProof/>
        </w:rPr>
        <w:t>(Furl, Garrido, Dolan, Driver, &amp; Duchaine, 2011)</w:t>
      </w:r>
      <w:r>
        <w:fldChar w:fldCharType="end"/>
      </w:r>
      <w:r>
        <w:t xml:space="preserve">. </w:t>
      </w:r>
    </w:p>
    <w:p w14:paraId="71853DAD" w14:textId="77777777" w:rsidR="003B25EC" w:rsidRDefault="003B25EC" w:rsidP="003B25EC">
      <w:pPr>
        <w:jc w:val="both"/>
      </w:pPr>
    </w:p>
    <w:p w14:paraId="1F9C05B8" w14:textId="3069FBC4" w:rsidR="003B25EC" w:rsidRDefault="003B25EC" w:rsidP="003B25EC">
      <w:pPr>
        <w:jc w:val="both"/>
      </w:pPr>
      <w:r>
        <w:t xml:space="preserve">Es gibt andererseits einige Studien, die normale Aktivität im Kernsystem von Prosopagnostikern </w:t>
      </w:r>
      <w:r w:rsidR="00F1718B">
        <w:t>fanden</w:t>
      </w:r>
      <w:r>
        <w:t xml:space="preserve">. Bei einem Patienten mit kongenitaler Prosopagnosie und einer starken Beeinträchtigung in der Identifikation von Gesichtern wurde im fMRT eine normale Aktivität der FFA und der lateralen okzipitalen Regionen gefunden </w:t>
      </w:r>
      <w:r>
        <w:fldChar w:fldCharType="begin" w:fldLock="1"/>
      </w:r>
      <w:r>
        <w:instrText>ADDIN CSL_CITATION {"citationItems":[{"id":"ITEM-1","itemData":{"DOI":"10.1162/089892903321593135","ISSN":"0898-929X","author":[{"dropping-particle":"","family":"Hasson","given":"Uri","non-dropping-particle":"","parse-names":false,"suffix":""},{"dropping-particle":"","family":"Avidan","given":"Galia","non-dropping-particle":"","parse-names":false,"suffix":""},{"dropping-particle":"","family":"Deouell","given":"Leon Y.","non-dropping-particle":"","parse-names":false,"suffix":""},{"dropping-particle":"","family":"Bentin","given":"Shlomo","non-dropping-particle":"","parse-names":false,"suffix":""},{"dropping-particle":"","family":"Malach","given":"Rafael","non-dropping-particle":"","parse-names":false,"suffix":""}],"container-title":"Journal of Cognitive Neuroscience","id":"ITEM-1","issue":"3","issued":{"date-parts":[["2003","4"]]},"page":"419-431","title":"Face-selective Activation in a Congenital Prosopagnosic Subject","type":"article-journal","volume":"15"},"uris":["http://www.mendeley.com/documents/?uuid=27b2c555-09fe-3fd0-bde1-570ccf0c37ce"]}],"mendeley":{"formattedCitation":"(Hasson, Avidan, Deouell, Bentin, &amp; Malach, 2003)","plainTextFormattedCitation":"(Hasson, Avidan, Deouell, Bentin, &amp; Malach, 2003)","previouslyFormattedCitation":"(Hasson, Avidan, Deouell, Bentin, &amp; Malach, 2003)"},"properties":{"noteIndex":0},"schema":"https://github.com/citation-style-language/schema/raw/master/csl-citation.json"}</w:instrText>
      </w:r>
      <w:r>
        <w:fldChar w:fldCharType="separate"/>
      </w:r>
      <w:r w:rsidRPr="008E1A75">
        <w:rPr>
          <w:noProof/>
        </w:rPr>
        <w:t>(Hasson, Avidan, Deouell, Bentin, &amp; Malach, 2003)</w:t>
      </w:r>
      <w:r>
        <w:fldChar w:fldCharType="end"/>
      </w:r>
      <w:r>
        <w:t>. Weitere Studien mit einer grö</w:t>
      </w:r>
      <w:r w:rsidRPr="00F74FE5">
        <w:t>ß</w:t>
      </w:r>
      <w:r>
        <w:t xml:space="preserve">eren Anzahl von Prosopagnostikern zeigten auch eine normale Aktivität des Kernsystems </w:t>
      </w:r>
      <w:r>
        <w:fldChar w:fldCharType="begin" w:fldLock="1"/>
      </w:r>
      <w:r>
        <w:instrText>ADDIN CSL_CITATION {"citationItems":[{"id":"ITEM-1","itemData":{"DOI":"10.1162/0898929054475145","ISSN":"0898-929X","author":[{"dropping-particle":"","family":"Avidan","given":"Galia","non-dropping-particle":"","parse-names":false,"suffix":""},{"dropping-particle":"","family":"Hasson","given":"Uri","non-dropping-particle":"","parse-names":false,"suffix":""},{"dropping-particle":"","family":"Malach","given":"Rafael","non-dropping-particle":"","parse-names":false,"suffix":""},{"dropping-particle":"","family":"Behrmann","given":"Marlene","non-dropping-particle":"","parse-names":false,"suffix":""}],"container-title":"Journal of Cognitive Neuroscience","id":"ITEM-1","issue":"7","issued":{"date-parts":[["2005","7"]]},"page":"1150-1167","title":"Detailed Exploration of Face-related Processing in Congenital Prosopagnosia: 2. Functional Neuroimaging Findings","type":"article-journal","volume":"17"},"uris":["http://www.mendeley.com/documents/?uuid=9947cd28-44f2-3fbc-ac09-634854299122"]},{"id":"ITEM-2","itemData":{"DOI":"10.1016/j.cub.2009.04.060","ISSN":"1879-0445","PMID":"19481456","abstract":"The summed activity of multiple nodes of a distributed cortical network supports face recognition in humans, including \"core\" ventral occipitotemporal cortex (VOTC) regions, and \"extended\" regions outside VOTC. Many individuals with congenital prosopagnosia-an impairment in face processing-exhibit normal blood oxygenation level-dependent (BOLD) activation in the core VOTC regions. These individuals evince a reduction in the structural integrity of the white matter tracts connecting VOTC to anterior temporal and frontal cortices, part of the \"extended\" face network. The impairment in congenital prosopagnosia may arise, therefore, not from a dysfunction of the core VOTC areas but from a failure to propagate signals between the intact VOTC and the extended nodes of the network. Using the fMR adaptation paradigm with famous and unknown faces, we show that individuals with congenital prosopagnosia evince normal adaptation effects in VOTC, indicating sensitivity to facial identity, but show no differential activation for familiar versus unknown faces outside VOTC, particularly in the precuneus/posterior cingulate cortex and the anterior paracingulate cortex. Normal BOLD activation in VOTC is thus insufficient to subserve intact face recognition, and disrupted information propagation between VOTC and the extended face processing network may explain the functional impairment in congenital prosopagnosia.","author":[{"dropping-particle":"","family":"Avidan","given":"Galia","non-dropping-particle":"","parse-names":false,"suffix":""},{"dropping-particle":"","family":"Behrmann","given":"Marlene","non-dropping-particle":"","parse-names":false,"suffix":""}],"container-title":"Current biology : CB","id":"ITEM-2","issue":"13","issued":{"date-parts":[["2009","7","14"]]},"page":"1146-50","publisher":"NIH Public Access","title":"Functional MRI reveals compromised neural integrity of the face processing network in congenital prosopagnosia.","type":"article-journal","volume":"19"},"uris":["http://www.mendeley.com/documents/?uuid=d72fa0a2-cbec-3cd9-a3e1-57a78350df39"]}],"mendeley":{"formattedCitation":"(Avidan &amp; Behrmann, 2009; Avidan, Hasson, Malach, &amp; Behrmann, 2005)","manualFormatting":"(Avidan &amp; Behrmann, 2009; Avidan, Hasson, Malach, &amp; Behrmann, 2005)","plainTextFormattedCitation":"(Avidan &amp; Behrmann, 2009; Avidan, Hasson, Malach, &amp; Behrmann, 2005)","previouslyFormattedCitation":"(Avidan &amp; Behrmann, 2009; Avidan, Hasson, Malach, &amp; Behrmann, 2005)"},"properties":{"noteIndex":0},"schema":"https://github.com/citation-style-language/schema/raw/master/csl-citation.json"}</w:instrText>
      </w:r>
      <w:r>
        <w:fldChar w:fldCharType="separate"/>
      </w:r>
      <w:r>
        <w:rPr>
          <w:noProof/>
        </w:rPr>
        <w:t>(Avidan &amp; Behrmann, 2009</w:t>
      </w:r>
      <w:r w:rsidRPr="004174EF">
        <w:rPr>
          <w:noProof/>
        </w:rPr>
        <w:t>; Avidan, Hasson, Malach, &amp; Behrmann, 2005)</w:t>
      </w:r>
      <w:r>
        <w:fldChar w:fldCharType="end"/>
      </w:r>
      <w:r>
        <w:t xml:space="preserve">. Insgesamt sind diese Befunde heterogen, was damit zusammen hängen könnte, dass die meisten Studien nur eine geringe Anzahl an Prosopagnostikern getestet haben. Insgesamt findet sich </w:t>
      </w:r>
      <w:r w:rsidR="003D0CF5">
        <w:t>die</w:t>
      </w:r>
      <w:r>
        <w:t xml:space="preserve"> Tendenz, dass bei kongenitaler Prosopagnosie die Aktivität des Kernsystems weitgehend unverändert ist, auch wenn in einzelnen Studien Veränderungen gefunden wurden.</w:t>
      </w:r>
    </w:p>
    <w:p w14:paraId="3F941EAA" w14:textId="77777777" w:rsidR="003B25EC" w:rsidRDefault="003B25EC" w:rsidP="003B25EC">
      <w:pPr>
        <w:jc w:val="both"/>
      </w:pPr>
    </w:p>
    <w:p w14:paraId="306929CA" w14:textId="0CC11C0D" w:rsidR="003B25EC" w:rsidRDefault="003B25EC" w:rsidP="003B25EC">
      <w:pPr>
        <w:jc w:val="both"/>
      </w:pPr>
      <w:r>
        <w:t xml:space="preserve">Interessanterweise wurde bei kongenitalen Prosopagnostikern eine fehlende </w:t>
      </w:r>
      <w:r w:rsidRPr="00C27A84">
        <w:rPr>
          <w:i/>
        </w:rPr>
        <w:t>Aktivität des</w:t>
      </w:r>
      <w:r>
        <w:t xml:space="preserve"> </w:t>
      </w:r>
      <w:r w:rsidRPr="00C27A84">
        <w:rPr>
          <w:i/>
        </w:rPr>
        <w:t>erweiterten Systems</w:t>
      </w:r>
      <w:r>
        <w:rPr>
          <w:i/>
        </w:rPr>
        <w:t xml:space="preserve"> der Gesichtsverarbeitung</w:t>
      </w:r>
      <w:r>
        <w:t xml:space="preserve"> festgestellt, bei normal funktionierendem Kernsystem </w:t>
      </w:r>
      <w:r>
        <w:fldChar w:fldCharType="begin" w:fldLock="1"/>
      </w:r>
      <w:r>
        <w:instrText>ADDIN CSL_CITATION {"citationItems":[{"id":"ITEM-1","itemData":{"DOI":"10.1093/cercor/bht007","ISSN":"1460-2199","PMID":"23377287","abstract":"There is growing consensus that accurate and efficient face recognition is mediated by a neural circuit composed of a posterior \"core\" and an anterior \"extended\" set of regions. Here, we characterize the distributed face network in human individuals with congenital prosopagnosia (CP)-a lifelong impairment in face processing-relative to that of matched controls. Using functional magnetic resonance imaging, we first uncover largely normal activation patterns in the posterior core face patches in CP. We also document normal activity of the amygdala (emotion processing) as well as normal or even enhanced functional connectivity between the amygdala and the core regions. Critically, in the same individuals, activation of the anterior temporal cortex (identity processing) is reduced and connectivity between this region and the posterior core regions is disrupted. The dissociation between the neural profiles of the anterior temporal lobe and amygdala was evident both during a task-related face scan and during a resting state scan, in the absence of visual stimulation. Taken together, these findings elucidate selective disruptions in neural circuitry in CP and offer an explanation for the known differential difficulty in identity versus emotional expression recognition in many individuals with CP.","author":[{"dropping-particle":"","family":"Avidan","given":"Galia","non-dropping-particle":"","parse-names":false,"suffix":""},{"dropping-particle":"","family":"Tanzer","given":"Michal","non-dropping-particle":"","parse-names":false,"suffix":""},{"dropping-particle":"","family":"Hadj-Bouziane","given":"Fadila","non-dropping-particle":"","parse-names":false,"suffix":""},{"dropping-particle":"","family":"Liu","given":"Ning","non-dropping-particle":"","parse-names":false,"suffix":""},{"dropping-particle":"","family":"Ungerleider","given":"Leslie G","non-dropping-particle":"","parse-names":false,"suffix":""},{"dropping-particle":"","family":"Behrmann","given":"Marlene","non-dropping-particle":"","parse-names":false,"suffix":""}],"container-title":"Cerebral cortex (New York, N.Y. : 1991)","id":"ITEM-1","issue":"6","issued":{"date-parts":[["2014","6"]]},"page":"1565-78","publisher":"Oxford University Press","title":"Selective dissociation between core and extended regions of the face processing network in congenital prosopagnosia.","type":"article-journal","volume":"24"},"uris":["http://www.mendeley.com/documents/?uuid=2aee0af2-9c41-35e6-951b-48450f017fcd"]}],"mendeley":{"formattedCitation":"(Avidan et al., 2014a)","plainTextFormattedCitation":"(Avidan et al., 2014a)","previouslyFormattedCitation":"(Avidan et al., 2014a)"},"properties":{"noteIndex":0},"schema":"https://github.com/citation-style-language/schema/raw/master/csl-citation.json"}</w:instrText>
      </w:r>
      <w:r>
        <w:fldChar w:fldCharType="separate"/>
      </w:r>
      <w:r w:rsidRPr="006A6639">
        <w:rPr>
          <w:noProof/>
        </w:rPr>
        <w:t>(Avidan et al</w:t>
      </w:r>
      <w:r w:rsidR="007D5D17">
        <w:rPr>
          <w:noProof/>
        </w:rPr>
        <w:t>., 2014</w:t>
      </w:r>
      <w:r w:rsidRPr="006A6639">
        <w:rPr>
          <w:noProof/>
        </w:rPr>
        <w:t>)</w:t>
      </w:r>
      <w:r>
        <w:fldChar w:fldCharType="end"/>
      </w:r>
      <w:r>
        <w:t>. In dieser Studie wurde eine normale Aktivität, Regiongrö</w:t>
      </w:r>
      <w:r w:rsidRPr="00F74FE5">
        <w:t>ß</w:t>
      </w:r>
      <w:r>
        <w:t xml:space="preserve">e, Lateralisation und Selektivität von FFA, OFA, lateralen okzipitalen Regionen und pSTS im Vergleich zu Kontrollprobanden gefunden. Allerdings zeigten die Prosopagnostiker nur sehr schwache oder keine Aktivität des ATLs. Auch die funktionelle Konnektivität zwischen dem ATL und dem Kernsystem war vermindert. Diese Ergebnisse wurden von Behrmann und Kollegen bestätigt </w:t>
      </w:r>
      <w:r>
        <w:fldChar w:fldCharType="begin" w:fldLock="1"/>
      </w:r>
      <w:r>
        <w:instrText>ADDIN CSL_CITATION {"citationItems":[{"id":"ITEM-1","itemData":{"DOI":"10.1002/wcs.1388","ISSN":"19395086","abstract":"Face perception is probably the most developed visual perceptual skill in humans, most likely as a result of its unique evolutionary and social significance. Much recent research has converged to identify a host of relevant psychological mechanisms that support face recognition. In parallel, there has been substantial progress in uncovering the neural mechanisms that mediate rapid and accurate face perception, with specific emphasis on a broadly distributed neural circuit, comprised of multiple nodes whose joint activity supports face perception. This article focuses specifically on the neural underpinnings of face recognition, and reviews recent structural and functional imaging studies that elucidate the neural basis of this ability. In addition, the article covers some of the recent investigations that characterize the emergence of the neural basis of face recognition over the course of development, and explores the relationship between these changes and increasing behavioural competence. This paper also describes studies that characterize the nature of the breakdown of face recognition in individuals who are impaired in face recognition, either as a result of brain damage acquired at some point or as a result of the failure to master face recognition over the course of development. Finally, information regarding similarities between the neural circuits for face perception in humans and in nonhuman primates is briefly covered, as is the contribution of subcortical regions to face perception. WIREs Cogn Sci 2016, 7:247-263. doi: 10.1002/wcs.1388 For further resources related to this article, please visit the WIREs website.","author":[{"dropping-particle":"","family":"Behrmann","given":"Marlene","non-dropping-particle":"","parse-names":false,"suffix":""},{"dropping-particle":"","family":"Scherf","given":"K. Suzanne","non-dropping-particle":"","parse-names":false,"suffix":""},{"dropping-particle":"","family":"Avidan","given":"Galia","non-dropping-particle":"","parse-names":false,"suffix":""}],"container-title":"Wiley interdisciplinary reviews. Cognitive science","id":"ITEM-1","issue":"4","issued":{"date-parts":[["2016"]]},"page":"247-263","title":"Neural mechanisms of face perception, their emergence over development, and their breakdown","type":"article-journal","volume":"7"},"uris":["http://www.mendeley.com/documents/?uuid=dba3c9ec-f339-40f3-b292-ebe5c42ee68b"]}],"mendeley":{"formattedCitation":"(Behrmann, Scherf, &amp; Avidan, 2016)","plainTextFormattedCitation":"(Behrmann, Scherf, &amp; Avidan, 2016)","previouslyFormattedCitation":"(Behrmann, Scherf, &amp; Avidan, 2016)"},"properties":{"noteIndex":0},"schema":"https://github.com/citation-style-language/schema/raw/master/csl-citation.json"}</w:instrText>
      </w:r>
      <w:r>
        <w:fldChar w:fldCharType="separate"/>
      </w:r>
      <w:r w:rsidRPr="004174EF">
        <w:rPr>
          <w:noProof/>
        </w:rPr>
        <w:t>(Behrmann, Scherf, &amp; Avidan, 2016)</w:t>
      </w:r>
      <w:r>
        <w:fldChar w:fldCharType="end"/>
      </w:r>
      <w:r>
        <w:t xml:space="preserve">. Diese Erkenntnisse wären passend zu den Defiziten, die kongenitale Prosopagnostiker zeigen. Meistens sind sie beeinträchtigt in dem Wiedererkennen eines Gesichts, was die Funktion des ATLs im erweiterten Systems darstellt (vgl. Kap. 1.2). Eine weitere Studie stellte bei kongenitalen Prosopagnostikern fest, dass die funktionelle Konnektivität innerhalb des Kernsystems unverändert ist, allerdings nicht die zwischen Kernsystem und ATL. Diese funktionelle Konnektivität zeigte sich beeinträchtigt im Vergleich zu Kontrollprobanden </w:t>
      </w:r>
      <w:r>
        <w:fldChar w:fldCharType="begin" w:fldLock="1"/>
      </w:r>
      <w:r>
        <w:instrText>ADDIN CSL_CITATION {"citationItems":[{"id":"ITEM-1","itemData":{"author":[{"dropping-particle":"","family":"Avidan, Galia, Behrmann","given":"Marlene","non-dropping-particle":"","parse-names":false,"suffix":""}],"id":"ITEM-1","issued":{"date-parts":[["2014"]]},"page":"236-257","title":"Impairment of the face processing network in congenital prosopagnosia","type":"article-journal"},"uris":["http://www.mendeley.com/documents/?uuid=4864a509-d04a-4e63-a9ae-d986144f34e9"]}],"mendeley":{"formattedCitation":"(Avidan, Galia, Behrmann, 2014)","manualFormatting":"(Avidan, Behrmann, 2014)","plainTextFormattedCitation":"(Avidan, Galia, Behrmann, 2014)","previouslyFormattedCitation":"(Avidan, Galia, Behrmann, 2014)"},"properties":{"noteIndex":0},"schema":"https://github.com/citation-style-language/schema/raw/master/csl-citation.json"}</w:instrText>
      </w:r>
      <w:r>
        <w:fldChar w:fldCharType="separate"/>
      </w:r>
      <w:r>
        <w:rPr>
          <w:noProof/>
        </w:rPr>
        <w:t>(Avidan,</w:t>
      </w:r>
      <w:r w:rsidRPr="00154315">
        <w:rPr>
          <w:noProof/>
        </w:rPr>
        <w:t xml:space="preserve"> Behrmann, 2014)</w:t>
      </w:r>
      <w:r>
        <w:fldChar w:fldCharType="end"/>
      </w:r>
      <w:r>
        <w:t>.</w:t>
      </w:r>
    </w:p>
    <w:p w14:paraId="4D74EF8B" w14:textId="77777777" w:rsidR="003B25EC" w:rsidRDefault="003B25EC" w:rsidP="003B25EC">
      <w:pPr>
        <w:jc w:val="both"/>
      </w:pPr>
    </w:p>
    <w:p w14:paraId="1A167413" w14:textId="1D95C4B1" w:rsidR="003B25EC" w:rsidRDefault="003B25EC" w:rsidP="003B25EC">
      <w:pPr>
        <w:jc w:val="both"/>
      </w:pPr>
      <w:r>
        <w:lastRenderedPageBreak/>
        <w:t xml:space="preserve">Möglicherweise wird kongenitale Prosopanosie somit durch eine Störung des Informationflusses zwischen Kernsystem und erweitertem System, insbesondere des ATLs, verursacht </w:t>
      </w:r>
      <w:r>
        <w:fldChar w:fldCharType="begin" w:fldLock="1"/>
      </w:r>
      <w:r>
        <w:instrText>ADDIN CSL_CITATION {"citationItems":[{"id":"ITEM-1","itemData":{"DOI":"10.1016/j.cub.2009.04.060","ISSN":"1879-0445","PMID":"19481456","abstract":"The summed activity of multiple nodes of a distributed cortical network supports face recognition in humans, including \"core\" ventral occipitotemporal cortex (VOTC) regions, and \"extended\" regions outside VOTC. Many individuals with congenital prosopagnosia-an impairment in face processing-exhibit normal blood oxygenation level-dependent (BOLD) activation in the core VOTC regions. These individuals evince a reduction in the structural integrity of the white matter tracts connecting VOTC to anterior temporal and frontal cortices, part of the \"extended\" face network. The impairment in congenital prosopagnosia may arise, therefore, not from a dysfunction of the core VOTC areas but from a failure to propagate signals between the intact VOTC and the extended nodes of the network. Using the fMR adaptation paradigm with famous and unknown faces, we show that individuals with congenital prosopagnosia evince normal adaptation effects in VOTC, indicating sensitivity to facial identity, but show no differential activation for familiar versus unknown faces outside VOTC, particularly in the precuneus/posterior cingulate cortex and the anterior paracingulate cortex. Normal BOLD activation in VOTC is thus insufficient to subserve intact face recognition, and disrupted information propagation between VOTC and the extended face processing network may explain the functional impairment in congenital prosopagnosia.","author":[{"dropping-particle":"","family":"Avidan","given":"Galia","non-dropping-particle":"","parse-names":false,"suffix":""},{"dropping-particle":"","family":"Behrmann","given":"Marlene","non-dropping-particle":"","parse-names":false,"suffix":""}],"container-title":"Current biology : CB","id":"ITEM-1","issue":"13","issued":{"date-parts":[["2009","7","14"]]},"page":"1146-50","publisher":"NIH Public Access","title":"Functional MRI reveals compromised neural integrity of the face processing network in congenital prosopagnosia.","type":"article-journal","volume":"19"},"uris":["http://www.mendeley.com/documents/?uuid=d72fa0a2-cbec-3cd9-a3e1-57a78350df39"]},{"id":"ITEM-2","itemData":{"DOI":"10.1093/cercor/bhl144","abstract":"Congenital prosopagnosia (CP) refers to the lifelong impairment in face recognition in individuals who have intact low-level visual processing, normal cognitive abilities, and no known neurological disorder. Although the face recognition impairment is profound and debilitating, its neural basis remains elusive. To investigate this, we conducted detailed morphometric and volumetric analyses of the occipitotemporal (OT) cortex in a group of CP individuals and matched control subjects using high-spatial resolution magnetic resonance imaging. Although there were no significant group differences in the depth or deviation from the midline of the OT or collateral sulci, the CP individuals evince a larger anterior and posterior middle temporal gyrus and a significantly smaller anterior fusiform (aF) gyrus. Interestingly, this volumetric reduction in the aF gyrus is correlated with the behavioral decrement in face recognition. These findings implicate a specific cortical structure as the neural basis of CP and, in light of the familial history of CP, target the aF gyrus as a potential site for further, focused genetic investigation.","author":[{"dropping-particle":"","family":"Behrmann","given":"Marlene","non-dropping-particle":"","parse-names":false,"suffix":""},{"dropping-particle":"","family":"Avidan","given":"Galia","non-dropping-particle":"","parse-names":false,"suffix":""},{"dropping-particle":"","family":"Gao","given":"Fuqiang","non-dropping-particle":"","parse-names":false,"suffix":""},{"dropping-particle":"","family":"Black","given":"Sandra","non-dropping-particle":"","parse-names":false,"suffix":""}],"id":"ITEM-2","issued":{"date-parts":[["0"]]},"title":"Structural Imaging Reveals Anatomical Alterations in Inferotemporal Cortex in Congenital Prosopagnosia","type":"article-journal"},"uris":["http://www.mendeley.com/documents/?uuid=ea46d3aa-e9cd-3b47-8475-e77a7418b441"]}],"mendeley":{"formattedCitation":"(Avidan &amp; Behrmann, 2009; Behrmann, Avidan, Gao, &amp; Black, n.d.)","manualFormatting":"(Avidan &amp; Behrmann, 2009; Behrmann, Avidan, Gao, &amp; Black, 2007)","plainTextFormattedCitation":"(Avidan &amp; Behrmann, 2009; Behrmann, Avidan, Gao, &amp; Black, n.d.)","previouslyFormattedCitation":"(Avidan &amp; Behrmann, 2009; Behrmann, Avidan, Gao, &amp; Black, n.d.)"},"properties":{"noteIndex":0},"schema":"https://github.com/citation-style-language/schema/raw/master/csl-citation.json"}</w:instrText>
      </w:r>
      <w:r>
        <w:fldChar w:fldCharType="separate"/>
      </w:r>
      <w:r w:rsidRPr="00B55068">
        <w:rPr>
          <w:noProof/>
        </w:rPr>
        <w:t>(Avidan &amp; Behrmann, 2009; Behr</w:t>
      </w:r>
      <w:r>
        <w:rPr>
          <w:noProof/>
        </w:rPr>
        <w:t>mann, Avidan, Gao, &amp; Black, 2007</w:t>
      </w:r>
      <w:r w:rsidRPr="00B55068">
        <w:rPr>
          <w:noProof/>
        </w:rPr>
        <w:t>)</w:t>
      </w:r>
      <w:r>
        <w:fldChar w:fldCharType="end"/>
      </w:r>
      <w:r>
        <w:t xml:space="preserve">. Diese Theorie kann man auch durch strukturelle Erkenntnisse untermauern. Anhand von Diffusions-Tensor-Bildgebungsdaten (DTI) wurden der Fasciculus longitudinalis inferior (ILF) und der Fasciculus occipitofrontalis inferior (IFOF) dargestellt und untersucht. Der ILF ist ein Bündel von weißer Substanz, der okzipitale Regionen wie die OFA mit der FFA, dem anterioren Temporallappen und der Amygdala verbindet. Der IFOF verläuft etwas </w:t>
      </w:r>
      <w:r w:rsidR="0001396C">
        <w:t>weiter superior</w:t>
      </w:r>
      <w:r>
        <w:t xml:space="preserve"> und verbindet den ventralen okzipitalen Lappen mit dem orbitofrontalem Cortex. Kongenitale Prosopagnostiker zeigten eine verminderte strukturelle Integrität dieser beiden Bündel </w:t>
      </w:r>
      <w:r>
        <w:fldChar w:fldCharType="begin" w:fldLock="1"/>
      </w:r>
      <w:r>
        <w:instrText>ADDIN CSL_CITATION {"citationItems":[{"id":"ITEM-1","itemData":{"DOI":"10.1038/nn.2224","ISSN":"1546-1726","PMID":"19029889","abstract":"Using diffusion tensor imaging and tractography, we found that a disruption in structural connectivity in ventral occipito-temporal cortex may be the neurobiological basis for the lifelong impairment in face recognition that is experienced by individuals who suffer from congenital prosopagnosia. Our findings suggest that white-matter fibers in ventral occipito-temporal cortex support the integrated function of a distributed cortical network that subserves normal face processing.","author":[{"dropping-particle":"","family":"Thomas","given":"Cibu","non-dropping-particle":"","parse-names":false,"suffix":""},{"dropping-particle":"","family":"Avidan","given":"Galia","non-dropping-particle":"","parse-names":false,"suffix":""},{"dropping-particle":"","family":"Humphreys","given":"Kate","non-dropping-particle":"","parse-names":false,"suffix":""},{"dropping-particle":"","family":"Jung","given":"Kwan-jin","non-dropping-particle":"","parse-names":false,"suffix":""},{"dropping-particle":"","family":"Gao","given":"Fuqiang","non-dropping-particle":"","parse-names":false,"suffix":""},{"dropping-particle":"","family":"Behrmann","given":"Marlene","non-dropping-particle":"","parse-names":false,"suffix":""}],"container-title":"Nature neuroscience","id":"ITEM-1","issue":"1","issued":{"date-parts":[["2009","1"]]},"page":"29-31","publisher":"NIH Public Access","title":"Reduced structural connectivity in ventral visual cortex in congenital prosopagnosia.","type":"article-journal","volume":"12"},"uris":["http://www.mendeley.com/documents/?uuid=d71dc92f-3f68-372e-89d9-1a5cd8b598f6"]}],"mendeley":{"formattedCitation":"(Thomas et al., 2009)","plainTextFormattedCitation":"(Thomas et al., 2009)","previouslyFormattedCitation":"(Thomas et al., 2009)"},"properties":{"noteIndex":0},"schema":"https://github.com/citation-style-language/schema/raw/master/csl-citation.json"}</w:instrText>
      </w:r>
      <w:r>
        <w:fldChar w:fldCharType="separate"/>
      </w:r>
      <w:r w:rsidRPr="00455218">
        <w:rPr>
          <w:noProof/>
        </w:rPr>
        <w:t>(Thomas et al., 2009)</w:t>
      </w:r>
      <w:r>
        <w:fldChar w:fldCharType="end"/>
      </w:r>
      <w:r>
        <w:t xml:space="preserve">. Auch Läsionen im ILF eines Patienten mit Multipler Sklerose führten zu Prosopagnosie </w:t>
      </w:r>
      <w:r>
        <w:fldChar w:fldCharType="begin" w:fldLock="1"/>
      </w:r>
      <w:r>
        <w:instrText>ADDIN CSL_CITATION {"citationItems":[{"id":"ITEM-1","itemData":{"DOI":"10.1016/j.jns.2004.03.024","ISSN":"0022510X","PMID":"15178214","abstract":"Visual agnosia has been well studied by anatomical, neuropsychological and neuroimaging studies. However, functional changes in the brain have been rarely assessed by electrophysiological methods. We carried out electrophysiological examinations on a 23-year-old man with associative visual agnosia, prosopagnosia and cerebral achromatopsia to evaluate the higher brain dysfunctions of visual recognition. Electrophysiological methods consisted of achromatic, chromatic and category-specific visual evoked potentials (CS-VEPs), and event-related potentials (ERPs) with color and motion discrimination tasks. Brain magnetic resonance imaging revealed large white matter lesions in the bilateral temporo-occipital lobes involving the lingual and fusiform gyri (V4) and inferior longitudinal fasciculi due to multiple sclerosis. Examinations including CS-VEPs demonstrated dysfunctions of face and object perception while sparing semantic word perception after primary visual cortex (V1) in the ventral pathway. ERPs showed abnormal color perception in the ventral pathway with normal motion perception in the dorsal pathway. These electrophysiological findings were consistent with lesions in the ventral pathway that were detected by clinical and neuroimaging findings. Therefore, CS-VEPs and ERPs with color and motion discrimination tasks are useful methods for assessing the functional changes of visual recognition such as visual agnosia.","author":[{"dropping-particle":"","family":"Yamasaki","given":"Takao","non-dropping-particle":"","parse-names":false,"suffix":""},{"dropping-particle":"","family":"Taniwaki","given":"Takayuki","non-dropping-particle":"","parse-names":false,"suffix":""},{"dropping-particle":"","family":"Tobimatsu","given":"Shozo","non-dropping-particle":"","parse-names":false,"suffix":""},{"dropping-particle":"","family":"Arakawa","given":"Kenji","non-dropping-particle":"","parse-names":false,"suffix":""},{"dropping-particle":"","family":"Kuba","given":"Hiroshi","non-dropping-particle":"","parse-names":false,"suffix":""},{"dropping-particle":"","family":"Maeda","given":"Yoshihisa","non-dropping-particle":"","parse-names":false,"suffix":""},{"dropping-particle":"","family":"Kuwabara","given":"Yasuo","non-dropping-particle":"","parse-names":false,"suffix":""},{"dropping-particle":"","family":"Shida","given":"Kenshiro","non-dropping-particle":"","parse-names":false,"suffix":""},{"dropping-particle":"","family":"Ohyagi","given":"Yasumasa","non-dropping-particle":"","parse-names":false,"suffix":""},{"dropping-particle":"","family":"Yamada","given":"Takeshi","non-dropping-particle":"","parse-names":false,"suffix":""},{"dropping-particle":"","family":"Kira","given":"Jun-ichi","non-dropping-particle":"","parse-names":false,"suffix":""}],"container-title":"Journal of the Neurological Sciences","id":"ITEM-1","issue":"1-2","issued":{"date-parts":[["2004","6","15"]]},"page":"53-60","title":"Electrophysiological correlates of associative visual agnosia lesioned in the ventral pathway","type":"article-journal","volume":"221"},"uris":["http://www.mendeley.com/documents/?uuid=5d26676f-3930-385d-bbcc-747a3c55d309"]}],"mendeley":{"formattedCitation":"(Yamasaki et al., 2004)","plainTextFormattedCitation":"(Yamasaki et al., 2004)","previouslyFormattedCitation":"(Yamasaki et al., 2004)"},"properties":{"noteIndex":0},"schema":"https://github.com/citation-style-language/schema/raw/master/csl-citation.json"}</w:instrText>
      </w:r>
      <w:r>
        <w:fldChar w:fldCharType="separate"/>
      </w:r>
      <w:r w:rsidRPr="00455218">
        <w:rPr>
          <w:noProof/>
        </w:rPr>
        <w:t>(Yamasaki et al., 2004)</w:t>
      </w:r>
      <w:r>
        <w:fldChar w:fldCharType="end"/>
      </w:r>
      <w:r>
        <w:t>.</w:t>
      </w:r>
    </w:p>
    <w:p w14:paraId="6A6FC8CD" w14:textId="77777777" w:rsidR="003B25EC" w:rsidRDefault="003B25EC" w:rsidP="003B25EC">
      <w:pPr>
        <w:jc w:val="both"/>
      </w:pPr>
    </w:p>
    <w:p w14:paraId="5D7760C0" w14:textId="77777777" w:rsidR="003B25EC" w:rsidRDefault="003B25EC" w:rsidP="003B25EC">
      <w:pPr>
        <w:jc w:val="both"/>
      </w:pPr>
      <w:r>
        <w:t xml:space="preserve">Anhand dieser Erkenntnisse stellt sich die Hypothese auf, dass die kongenitale Prosopagnosie durch eine Störung der Weiterleitung von gesichtsspezifischen Informationen aus dem Kernsystem zum erweiterten System entsteht. Hierbei spielt die Verbindung zwischen die FFA und der ATL eine besondere Rolle, die durch den Fasciculus longitudinalis inferior gewährleistet wird </w:t>
      </w:r>
      <w:r>
        <w:fldChar w:fldCharType="begin" w:fldLock="1"/>
      </w:r>
      <w:r>
        <w:instrText>ADDIN CSL_CITATION {"citationItems":[{"id":"ITEM-1","itemData":{"DOI":"10.1016/j.neuropsychologia.2014.06.005","ISSN":"1873-3514","PMID":"24937188","abstract":"Extensive research has supported the existence of a specialized face-processing network that is distinct from the visual processing areas used for general object recognition. The majority of this work has been aimed at characterizing the response properties of the fusiform face area (FFA) and the occipital face area (OFA), which together are thought to constitute the core network of brain areas responsible for facial identification. Although accruing evidence has shown that face-selective patches in the ventral anterior temporal lobes (vATLs) are interconnected with the FFA and OFA, and that they play a role in facial identification, the relative contribution of these brain areas to the core face-processing network has remained unarticulated. Here we review recent research critically implicating the vATLs in face perception and memory. We propose that current models of face processing should be revised such that the ventral anterior temporal lobes serve a centralized role in the visual face-processing network. We speculate that a hierarchically organized system of face processing areas extends bilaterally from the inferior occipital gyri to the vATLs, with facial representations becoming increasingly complex and abstracted from low-level perceptual features as they move forward along this network. The anterior temporal face areas may serve as the apex of this hierarchy, instantiating the final stages of face recognition. We further argue that the anterior temporal face areas are ideally suited to serve as an interface between face perception and face memory, linking perceptual representations of individual identity with person-specific semantic knowledge.","author":[{"dropping-particle":"","family":"Collins","given":"Jessica A","non-dropping-particle":"","parse-names":false,"suffix":""},{"dropping-particle":"","family":"Olson","given":"Ingrid R","non-dropping-particle":"","parse-names":false,"suffix":""}],"container-title":"Neuropsychologia","id":"ITEM-1","issued":{"date-parts":[["2014","8"]]},"page":"65-79","publisher":"NIH Public Access","title":"Beyond the FFA: The role of the ventral anterior temporal lobes in face processing.","type":"article-journal","volume":"61"},"uris":["http://www.mendeley.com/documents/?uuid=9c79f62e-0f7c-354a-9991-5cf9005a02f3","http://www.mendeley.com/documents/?uuid=7a2d97c8-2df1-44ad-8e5f-16425d2be2a7"]}],"mendeley":{"formattedCitation":"(Collins &amp; Olson, 2014)","manualFormatting":"(für einen Überblick, vgl. Collins &amp; Olson, 2014)","plainTextFormattedCitation":"(Collins &amp; Olson, 2014)","previouslyFormattedCitation":"(Collins &amp; Olson, 2014)"},"properties":{"noteIndex":0},"schema":"https://github.com/citation-style-language/schema/raw/master/csl-citation.json"}</w:instrText>
      </w:r>
      <w:r>
        <w:fldChar w:fldCharType="separate"/>
      </w:r>
      <w:r w:rsidRPr="00CB3741">
        <w:rPr>
          <w:noProof/>
        </w:rPr>
        <w:t>(</w:t>
      </w:r>
      <w:r>
        <w:rPr>
          <w:noProof/>
        </w:rPr>
        <w:t xml:space="preserve">für einen Überblick, vgl. </w:t>
      </w:r>
      <w:r w:rsidRPr="00CB3741">
        <w:rPr>
          <w:noProof/>
        </w:rPr>
        <w:t>Collins &amp; Olson, 2014)</w:t>
      </w:r>
      <w:r>
        <w:fldChar w:fldCharType="end"/>
      </w:r>
      <w:r>
        <w:t xml:space="preserve">. Zusammenfassend scheint also die Verbindung zwischen dem Kernsystem und dem erweiterten System eine entscheidende Rolle in der Entstehung kongenitaler Prosopagnosie zu spielen. </w:t>
      </w:r>
    </w:p>
    <w:p w14:paraId="47C77E64" w14:textId="77777777" w:rsidR="003B25EC" w:rsidRDefault="003B25EC" w:rsidP="003B25EC">
      <w:pPr>
        <w:jc w:val="both"/>
      </w:pPr>
    </w:p>
    <w:p w14:paraId="6B3F50BD" w14:textId="77777777" w:rsidR="00193484" w:rsidRDefault="00193484" w:rsidP="00193484">
      <w:pPr>
        <w:jc w:val="both"/>
      </w:pPr>
    </w:p>
    <w:p w14:paraId="77096269" w14:textId="236A03D8" w:rsidR="00193484" w:rsidRDefault="008577E5" w:rsidP="00193484">
      <w:pPr>
        <w:jc w:val="both"/>
        <w:rPr>
          <w:i/>
          <w:sz w:val="28"/>
          <w:szCs w:val="28"/>
          <w:u w:val="single"/>
        </w:rPr>
      </w:pPr>
      <w:r>
        <w:rPr>
          <w:i/>
          <w:sz w:val="28"/>
          <w:szCs w:val="28"/>
        </w:rPr>
        <w:t>1.4</w:t>
      </w:r>
      <w:r w:rsidR="00193484">
        <w:rPr>
          <w:i/>
          <w:sz w:val="28"/>
          <w:szCs w:val="28"/>
        </w:rPr>
        <w:t xml:space="preserve"> </w:t>
      </w:r>
      <w:r w:rsidR="00193484">
        <w:rPr>
          <w:i/>
          <w:sz w:val="28"/>
          <w:szCs w:val="28"/>
          <w:u w:val="single"/>
        </w:rPr>
        <w:t>Hypothese</w:t>
      </w:r>
    </w:p>
    <w:p w14:paraId="3E114ACF" w14:textId="77777777" w:rsidR="00193484" w:rsidRDefault="00193484" w:rsidP="00193484">
      <w:pPr>
        <w:jc w:val="both"/>
        <w:rPr>
          <w:i/>
          <w:sz w:val="28"/>
          <w:szCs w:val="28"/>
          <w:u w:val="single"/>
        </w:rPr>
      </w:pPr>
    </w:p>
    <w:p w14:paraId="386FB9FF" w14:textId="421D7A39" w:rsidR="00193484" w:rsidRDefault="00193484" w:rsidP="00306751">
      <w:pPr>
        <w:tabs>
          <w:tab w:val="left" w:pos="142"/>
        </w:tabs>
        <w:jc w:val="both"/>
      </w:pPr>
      <w:r>
        <w:t xml:space="preserve">Von besonderem Interesse bezüglich </w:t>
      </w:r>
      <w:r w:rsidR="008C207D">
        <w:t>einer schlechten Gesichtswiedererkennungsfähigkeit</w:t>
      </w:r>
      <w:r>
        <w:t xml:space="preserve"> ist die Verbindung zwischen FFA und ATL. Diese Interaktion zwischen Kernsystem und erweitertes System scheint der Schlüssel zu dessen Verständnis zu sein (vgl. Kap. 1.3). Basierend auf der Literatur stelle ich daher die Hypothese auf, dass </w:t>
      </w:r>
      <w:r w:rsidR="000A2343">
        <w:t>eine schlechte Gesichtswiedererkennungsfähigkeit mit</w:t>
      </w:r>
      <w:r>
        <w:t xml:space="preserve"> einer veränderten Interaktion zwischen FFA und ATL </w:t>
      </w:r>
      <w:r w:rsidR="000A2343">
        <w:t>einhergeht</w:t>
      </w:r>
      <w:r>
        <w:t xml:space="preserve">. Um das genauer zu untersuchen eignet sich die Methode </w:t>
      </w:r>
      <w:r w:rsidRPr="00C200B8">
        <w:rPr>
          <w:i/>
        </w:rPr>
        <w:t>Dynamic Casual Modeling</w:t>
      </w:r>
      <w:r>
        <w:t xml:space="preserve"> </w:t>
      </w:r>
      <w:r w:rsidR="00306751">
        <w:fldChar w:fldCharType="begin" w:fldLock="1"/>
      </w:r>
      <w:r w:rsidR="00365C7B">
        <w:instrText>ADDIN CSL_CITATION {"citationItems":[{"id":"ITEM-1","itemData":{"ISSN":"1053-8119","PMID":"12948688","abstract":"In this paper we present an approach to the identification of nonlinear input-state-output systems. By using a bilinear approximation to the dynamics of interactions among states, the parameters of the implicit causal model reduce to three sets. These comprise (1) parameters that mediate the influence of extrinsic inputs on the states, (2) parameters that mediate intrinsic coupling among the states, and (3) [bilinear] parameters that allow the inputs to modulate that coupling. Identification proceeds in a Bayesian framework given known, deterministic inputs and the observed responses of the system. We developed this approach for the analysis of effective connectivity using experimentally designed inputs and fMRI responses. In this context, the coupling parameters correspond to effective connectivity and the bilinear parameters reflect the changes in connectivity induced by inputs. The ensuing framework allows one to characterise fMRI experiments, conceptually, as an experimental manipulation of integration among brain regions (by contextual or trial-free inputs, like time or attentional set) that is revealed using evoked responses (to perturbations or trial-bound inputs, like stimuli). As with previous analyses of effective connectivity, the focus is on experimentally induced changes in coupling (cf., psychophysiologic interactions). However, unlike previous approaches in neuroimaging, the causal model ascribes responses to designed deterministic inputs, as opposed to treating inputs as unknown and stochastic.","author":[{"dropping-particle":"","family":"Friston","given":"K J","non-dropping-particle":"","parse-names":false,"suffix":""},{"dropping-particle":"","family":"Harrison","given":"L","non-dropping-particle":"","parse-names":false,"suffix":""},{"dropping-particle":"","family":"Penny","given":"W","non-dropping-particle":"","parse-names":false,"suffix":""}],"container-title":"NeuroImage","id":"ITEM-1","issue":"4","issued":{"date-parts":[["2003","8"]]},"page":"1273-302","title":"Dynamic causal modelling.","type":"article-journal","volume":"19"},"uris":["http://www.mendeley.com/documents/?uuid=436ec468-a724-3c36-8479-ddb5f764ad13"]}],"mendeley":{"formattedCitation":"(K. J. Friston, Harrison, &amp; Penny, 2003)","plainTextFormattedCitation":"(K. J. Friston, Harrison, &amp; Penny, 2003)","previouslyFormattedCitation":"(K. J. Friston, Harrison, &amp; Penny, 2003)"},"properties":{"noteIndex":0},"schema":"https://github.com/citation-style-language/schema/raw/master/csl-citation.json"}</w:instrText>
      </w:r>
      <w:r w:rsidR="00306751">
        <w:fldChar w:fldCharType="separate"/>
      </w:r>
      <w:r w:rsidR="00975F5C">
        <w:rPr>
          <w:noProof/>
        </w:rPr>
        <w:t>(</w:t>
      </w:r>
      <w:r w:rsidR="00306751" w:rsidRPr="00306751">
        <w:rPr>
          <w:noProof/>
        </w:rPr>
        <w:t>Friston, Harrison, &amp; Penny, 2003)</w:t>
      </w:r>
      <w:r w:rsidR="00306751">
        <w:fldChar w:fldCharType="end"/>
      </w:r>
      <w:r w:rsidR="00306751">
        <w:t xml:space="preserve">. </w:t>
      </w:r>
      <w:r>
        <w:t xml:space="preserve">Im Folgenden beschreibe ich zuerst die Grundlagen von DCM. Dann gebe ich einen Überblick über mein Experiment. </w:t>
      </w:r>
    </w:p>
    <w:p w14:paraId="5CD82639" w14:textId="77777777" w:rsidR="00193484" w:rsidRDefault="00193484" w:rsidP="003B25EC">
      <w:pPr>
        <w:jc w:val="both"/>
      </w:pPr>
    </w:p>
    <w:p w14:paraId="612709DF" w14:textId="1C645DBD" w:rsidR="00D53D7B" w:rsidRDefault="00DB2D07" w:rsidP="00354F69">
      <w:pPr>
        <w:jc w:val="both"/>
      </w:pPr>
      <w:r>
        <w:t xml:space="preserve"> </w:t>
      </w:r>
    </w:p>
    <w:p w14:paraId="059B564C" w14:textId="77777777" w:rsidR="00193484" w:rsidRPr="00C27A84" w:rsidRDefault="00193484" w:rsidP="00193484">
      <w:pPr>
        <w:jc w:val="both"/>
        <w:rPr>
          <w:b/>
          <w:i/>
        </w:rPr>
      </w:pPr>
      <w:r w:rsidRPr="00C27A84">
        <w:rPr>
          <w:b/>
          <w:i/>
        </w:rPr>
        <w:t>Grundlagen von DCM</w:t>
      </w:r>
    </w:p>
    <w:p w14:paraId="334A4B45" w14:textId="774F9A62" w:rsidR="00193484" w:rsidRDefault="00193484" w:rsidP="00193484">
      <w:pPr>
        <w:jc w:val="both"/>
      </w:pPr>
      <w:r>
        <w:t xml:space="preserve">Diese Methode ermöglicht es uns, Aufgabenspezifische Interaktionen zwischen Hirnarealen zu untersuchen. Dabei wird gerichteter Informationstransfer zwischen Hirnregionen in Abhängigkeit von einer Aufgabe, z.B. im fMRT, dargestellt. Es werden unterschiedliche Modelle aufgestellt und es wird überprüft, welches der Modelle am besten die Verbindungen zwischen den Regionen darstellt. Für eine genauere mathematische Beschreibung, die an dieser Stelle den Rahmen sprengen würde, verweise ich auf </w:t>
      </w:r>
      <w:r w:rsidR="00365C7B">
        <w:fldChar w:fldCharType="begin" w:fldLock="1"/>
      </w:r>
      <w:r w:rsidR="00AE5AFB">
        <w:instrText>ADDIN CSL_CITATION {"citationItems":[{"id":"ITEM-1","itemData":{"ISSN":"1053-8119","PMID":"12948688","abstract":"In this paper we present an approach to the identification of nonlinear input-state-output systems. By using a bilinear approximation to the dynamics of interactions among states, the parameters of the implicit causal model reduce to three sets. These comprise (1) parameters that mediate the influence of extrinsic inputs on the states, (2) parameters that mediate intrinsic coupling among the states, and (3) [bilinear] parameters that allow the inputs to modulate that coupling. Identification proceeds in a Bayesian framework given known, deterministic inputs and the observed responses of the system. We developed this approach for the analysis of effective connectivity using experimentally designed inputs and fMRI responses. In this context, the coupling parameters correspond to effective connectivity and the bilinear parameters reflect the changes in connectivity induced by inputs. The ensuing framework allows one to characterise fMRI experiments, conceptually, as an experimental manipulation of integration among brain regions (by contextual or trial-free inputs, like time or attentional set) that is revealed using evoked responses (to perturbations or trial-bound inputs, like stimuli). As with previous analyses of effective connectivity, the focus is on experimentally induced changes in coupling (cf., psychophysiologic interactions). However, unlike previous approaches in neuroimaging, the causal model ascribes responses to designed deterministic inputs, as opposed to treating inputs as unknown and stochastic.","author":[{"dropping-particle":"","family":"Friston","given":"K J","non-dropping-particle":"","parse-names":false,"suffix":""},{"dropping-particle":"","family":"Harrison","given":"L","non-dropping-particle":"","parse-names":false,"suffix":""},{"dropping-particle":"","family":"Penny","given":"W","non-dropping-particle":"","parse-names":false,"suffix":""}],"container-title":"NeuroImage","id":"ITEM-1","issue":"4","issued":{"date-parts":[["2003","8"]]},"page":"1273-302","title":"Dynamic causal modelling.","type":"article-journal","volume":"19"},"uris":["http://www.mendeley.com/documents/?uuid=436ec468-a724-3c36-8479-ddb5f764ad13"]},{"id":"ITEM-2","itemData":{"DOI":"10.1016/j.neuroimage.2018.08.053","ISSN":"10538119","PMID":"30165254","abstract":"Dynamic causal modelling (DCM) for resting state fMRI - namely spectral DCM - is a recently developed and widely adopted method for inferring effective connectivity in intrinsic brain networks. Most applications of spectral DCM have focused on group-averaged connectivity within large-scale intrinsic brain networks; however, the consistency of subject- and session-specific estimates of effective connectivity has not been evaluated. Establishing reliability (within subjects) is crucial for its clinical use; e.g., as a neurophysiological phenotype of disease progression. Effective connectivity during rest is likely to vary due to changes in cognitive, and physiological states. Quantifying these variations may help understand functional brain architectures - and inform clinical applications. In the present study, we investigated the consistency of effective connectivity within and between subjects, as well as potential sources of variability (e.g., hemispheric asymmetry). We also addressed the effects on consistency of standard data processing procedures. DCM analyses were applied to four longitudinal resting state fMRI datasets. Our sample comprised 17 subjects with 589 resting state fMRI sessions in total. These data allowed us to quantify the robustness of connectivity estimates for each subject, and to generalise our conclusions beyond specific data features. We found that subjects showed systematic and reliable patterns of hemispheric asymmetry. When asymmetry was taken into account, subjects showed very similar connectivity patterns. We also found that various processing procedures (e.g. global signal regression and ROI size) had little effect on inference and the reliability of connectivity estimates for the majority of subjects. Finally, Bayesian model reduction significantly increased the consistency of connectivity patterns.","author":[{"dropping-particle":"","family":"Almgren","given":"Hannes","non-dropping-particle":"","parse-names":false,"suffix":""},{"dropping-particle":"","family":"Steen","given":"Frederik","non-dropping-particle":"Van de","parse-names":false,"suffix":""},{"dropping-particle":"","family":"Kühn","given":"Simone","non-dropping-particle":"","parse-names":false,"suffix":""},{"dropping-particle":"","family":"Razi","given":"Adeel","non-dropping-particle":"","parse-names":false,"suffix":""},{"dropping-particle":"","family":"Friston","given":"Karl","non-dropping-particle":"","parse-names":false,"suffix":""},{"dropping-particle":"","family":"Marinazzo","given":"Daniele","non-dropping-particle":"","parse-names":false,"suffix":""}],"container-title":"NeuroImage","id":"ITEM-2","issued":{"date-parts":[["2018","12"]]},"page":"757-768","title":"Variability and reliability of effective connectivity within the core default mode network: A multi-site longitudinal spectral DCM study","type":"article-journal","volume":"183"},"uris":["http://www.mendeley.com/documents/?uuid=9d1c17d6-f1ed-3fff-b296-a7a4a80b1dc6"]}],"mendeley":{"formattedCitation":"(Almgren et al., 2018; K. J. Friston et al., 2003)","plainTextFormattedCitation":"(Almgren et al., 2018; K. J. Friston et al., 2003)","previouslyFormattedCitation":"(Almgren et al., 2018; K. J. Friston et al., 2003)"},"properties":{"noteIndex":0},"schema":"https://github.com/citation-style-language/schema/raw/master/csl-citation.json"}</w:instrText>
      </w:r>
      <w:r w:rsidR="00365C7B">
        <w:fldChar w:fldCharType="separate"/>
      </w:r>
      <w:r w:rsidR="00D760A5">
        <w:rPr>
          <w:noProof/>
        </w:rPr>
        <w:t>(Almgren et al., 2018;</w:t>
      </w:r>
      <w:r w:rsidR="00365C7B" w:rsidRPr="00365C7B">
        <w:rPr>
          <w:noProof/>
        </w:rPr>
        <w:t xml:space="preserve"> Friston et al., 2003)</w:t>
      </w:r>
      <w:r w:rsidR="00365C7B">
        <w:fldChar w:fldCharType="end"/>
      </w:r>
      <w:r w:rsidR="00365C7B">
        <w:t>.</w:t>
      </w:r>
      <w:r>
        <w:t xml:space="preserve"> </w:t>
      </w:r>
    </w:p>
    <w:p w14:paraId="44366F9B" w14:textId="77777777" w:rsidR="00193484" w:rsidRDefault="00193484" w:rsidP="00193484">
      <w:pPr>
        <w:jc w:val="both"/>
      </w:pPr>
    </w:p>
    <w:p w14:paraId="77646978" w14:textId="77777777" w:rsidR="00193484" w:rsidRPr="00D53D7B" w:rsidRDefault="00193484" w:rsidP="00193484">
      <w:pPr>
        <w:jc w:val="both"/>
      </w:pPr>
      <w:r>
        <w:lastRenderedPageBreak/>
        <w:t>Im Folgenden möchte ich, um die Funktionsweise von DCM anschaulich zu beschreiben, den Ablauf einer Analyse skizzieren:</w:t>
      </w:r>
    </w:p>
    <w:p w14:paraId="622F0A77" w14:textId="77777777" w:rsidR="00193484" w:rsidRDefault="00193484" w:rsidP="00193484">
      <w:pPr>
        <w:jc w:val="both"/>
      </w:pPr>
    </w:p>
    <w:p w14:paraId="41B16A65" w14:textId="77777777" w:rsidR="00193484" w:rsidRDefault="00193484" w:rsidP="00193484">
      <w:pPr>
        <w:jc w:val="both"/>
      </w:pPr>
      <w:r>
        <w:t>Schritt 1: Im ersten Schritt werden verschiedene Regionen definiert, die mit der untersuchten Aufgabe assoziiert sind. Diese Regionen sind typischerweise stärker in der Aktivitäts- als in der Kontrollbedingung aktiv. Zum Beispiel würde man gesichtsspezifische Regionen lokalisieren, die während der Betrachtung von Gesichter aktiver wären als während der Betrachtung eines Kontrollstimulus.</w:t>
      </w:r>
    </w:p>
    <w:p w14:paraId="4E4B8580" w14:textId="77777777" w:rsidR="00193484" w:rsidRDefault="00193484" w:rsidP="00193484">
      <w:pPr>
        <w:jc w:val="both"/>
      </w:pPr>
    </w:p>
    <w:p w14:paraId="424D4D0D" w14:textId="77777777" w:rsidR="00193484" w:rsidRDefault="00193484" w:rsidP="00193484">
      <w:pPr>
        <w:jc w:val="both"/>
      </w:pPr>
      <w:r>
        <w:t>Schritt 2: Im zweiten Schritt wird festgelegt, wie die zuvor bestimmten Regionen anatomisch miteinander verknüpft sind. Dabei beschreibt man die aufgabenunabhängige, gerichtete Verbindung von einer Region zu einer anderen Region (sog. “A-Matrix”).</w:t>
      </w:r>
    </w:p>
    <w:p w14:paraId="2A91C57D" w14:textId="77777777" w:rsidR="00193484" w:rsidRDefault="00193484" w:rsidP="00193484">
      <w:pPr>
        <w:jc w:val="both"/>
      </w:pPr>
    </w:p>
    <w:p w14:paraId="3552171D" w14:textId="77777777" w:rsidR="00193484" w:rsidRDefault="00193484" w:rsidP="00193484">
      <w:pPr>
        <w:jc w:val="both"/>
      </w:pPr>
      <w:r>
        <w:t>Schritt 3: Im dritten Schritt wird bestimmt,  wo im bisher definierten Modell der äußere Input ansetzt. Zum Beispiel beim der Präsentation von Gesichtern wird der Input am ehesten im visuellen Cortex oder in hierarchisch früheren gesichtsspezifischen Regionen, wie OFA und FFA, starten. Der Eingang des Inputs wird “C-Matrix” genannt.</w:t>
      </w:r>
    </w:p>
    <w:p w14:paraId="294D910C" w14:textId="77777777" w:rsidR="00193484" w:rsidRDefault="00193484" w:rsidP="00193484">
      <w:pPr>
        <w:jc w:val="both"/>
      </w:pPr>
    </w:p>
    <w:p w14:paraId="1FC24736" w14:textId="77777777" w:rsidR="00193484" w:rsidRDefault="00193484" w:rsidP="00193484">
      <w:pPr>
        <w:jc w:val="both"/>
      </w:pPr>
      <w:r>
        <w:t>Schritt 4: Zuletzt wird definiert, wo ein bestimmter experimenteller Kontext eine Verbindung verändert. Dabei wird, z.B. im Fall von Gesichterwiedererkennung, am ehesten die Verbindung zwischen FFA und ATL durch das Betrachten von Gesichter moduliert (“B-Matrix”).</w:t>
      </w:r>
    </w:p>
    <w:p w14:paraId="7B32B1E3" w14:textId="77777777" w:rsidR="00193484" w:rsidRDefault="00193484" w:rsidP="00193484">
      <w:pPr>
        <w:jc w:val="both"/>
      </w:pPr>
    </w:p>
    <w:p w14:paraId="62DF5869" w14:textId="77777777" w:rsidR="00193484" w:rsidRPr="007C45A2" w:rsidRDefault="00193484" w:rsidP="00193484">
      <w:pPr>
        <w:jc w:val="both"/>
      </w:pPr>
      <w:r>
        <w:t>In einer DCM-Analyse nimmt man auf der einen Seite die zeitliche Veränderung der ausgewählten Regionen und auf der anderen Seite das grundlegende Modell, das wir aufgestellt haben. Durch mathematische Verfahren optimiert man die Parameter des Modells, die die Stärke des experimentellen Inputs beschreiben (C-Matrix), sowie die die grundlegende Verbindungen zwischen Regionen beschreiben (A-Matrix). Zusätzlich werden auch die Parameter für die Veränderungen der Verbindungen je nach Aufgabe (B-Matrix) angepasst. Interessant hierbei ist beispielsweise, ob die Parameter eher inhibierend oder fördernd auf der Verbindung wirken.</w:t>
      </w:r>
    </w:p>
    <w:p w14:paraId="2D4F933B" w14:textId="77777777" w:rsidR="00193484" w:rsidRDefault="00193484" w:rsidP="00193484">
      <w:pPr>
        <w:jc w:val="both"/>
      </w:pPr>
    </w:p>
    <w:p w14:paraId="60D0052A" w14:textId="77777777" w:rsidR="00193484" w:rsidRDefault="00193484" w:rsidP="00193484">
      <w:pPr>
        <w:jc w:val="both"/>
      </w:pPr>
      <w:r>
        <w:t xml:space="preserve">Mit DCM sind zwei grundsätzliche Analysen möglich. Einerseits kann man verschiedene Modelle aufstellen und analysieren, welches die Daten am besten beschreibt. Andererseits kann man die Stärke der spezifischen Parameter berechnen und diese zum Beispiel mit Verhaltensparameter zur Gesichterwiedererkennung korrelieren. </w:t>
      </w:r>
    </w:p>
    <w:p w14:paraId="27630815" w14:textId="77777777" w:rsidR="00193484" w:rsidRDefault="00193484" w:rsidP="00193484">
      <w:pPr>
        <w:jc w:val="both"/>
      </w:pPr>
    </w:p>
    <w:p w14:paraId="1D39CFB8" w14:textId="77777777" w:rsidR="00193484" w:rsidRPr="00C27A84" w:rsidRDefault="00193484" w:rsidP="00193484">
      <w:pPr>
        <w:jc w:val="both"/>
        <w:rPr>
          <w:b/>
          <w:i/>
        </w:rPr>
      </w:pPr>
      <w:r w:rsidRPr="00C27A84">
        <w:rPr>
          <w:b/>
          <w:i/>
        </w:rPr>
        <w:t>Aufbau meiner Studie</w:t>
      </w:r>
    </w:p>
    <w:p w14:paraId="4DE28143" w14:textId="141AF0E0" w:rsidR="00193484" w:rsidRDefault="00193484" w:rsidP="00193484">
      <w:pPr>
        <w:jc w:val="both"/>
      </w:pPr>
      <w:r>
        <w:t>In meiner Studie untersuche ich gesunde Probanden mit einer Gesichtsverarbeitungsaufabe. Als Aufgabe verwende ich einen klassischen Lo</w:t>
      </w:r>
      <w:r w:rsidR="0003787E">
        <w:t>k</w:t>
      </w:r>
      <w:r>
        <w:t>alisierer, der Aktivität zwischen zwei Bedingungen vergleicht, in denen entweder Gesichter (Aktivierungsbedingung) oder Häuser (Kontrollbedin</w:t>
      </w:r>
      <w:r w:rsidR="004F33D5">
        <w:t>gung) gezeigt werden (Kap. 2.5.2</w:t>
      </w:r>
      <w:r>
        <w:t>). Die individuelle Gesichtsidentifikationsfähigkeit erfasse ich für jeden Pro</w:t>
      </w:r>
      <w:r w:rsidR="004F33D5">
        <w:t>banden mit dem CFMT (Kap. 2.2.1</w:t>
      </w:r>
      <w:r>
        <w:t>).</w:t>
      </w:r>
    </w:p>
    <w:p w14:paraId="0585C2C2" w14:textId="56F4A58A" w:rsidR="00193484" w:rsidRDefault="00193484" w:rsidP="00193484">
      <w:pPr>
        <w:jc w:val="both"/>
      </w:pPr>
      <w:r>
        <w:lastRenderedPageBreak/>
        <w:t xml:space="preserve">Ich gehe, basierend auf der Literatur (vgl. Kap. 1.3), davon aus, dass bei </w:t>
      </w:r>
      <w:r w:rsidR="00F20801">
        <w:t>einer schlechten Gesichtswiedererkennungsfähigkeit</w:t>
      </w:r>
      <w:r>
        <w:t xml:space="preserve"> am ehesten die Verbindung zwischen FFA und ATL verändert ist. Mittels DCM analysiere ich spezifische Kopplungsparameter in einem Gesichtsverarbeitungsnetzwerk, das die linke und rechte FFA und den linken</w:t>
      </w:r>
      <w:r w:rsidR="00BF754B">
        <w:t xml:space="preserve"> und rechten ATL umfasst (Figur 2</w:t>
      </w:r>
      <w:r>
        <w:t>). Diese Kopplungsparameter</w:t>
      </w:r>
      <w:r w:rsidR="00F20801">
        <w:t xml:space="preserve"> korreliere ich mit CFMT-Werten.</w:t>
      </w:r>
    </w:p>
    <w:p w14:paraId="778D30AA" w14:textId="77777777" w:rsidR="00193484" w:rsidRDefault="00193484" w:rsidP="00193484">
      <w:pPr>
        <w:jc w:val="both"/>
      </w:pPr>
    </w:p>
    <w:p w14:paraId="7E90DFB1" w14:textId="46820A66" w:rsidR="00193484" w:rsidRDefault="00193484" w:rsidP="00193484">
      <w:pPr>
        <w:jc w:val="both"/>
      </w:pPr>
    </w:p>
    <w:p w14:paraId="16E285E9" w14:textId="05D5BAB5" w:rsidR="00193484" w:rsidRDefault="008D238D" w:rsidP="00193484">
      <w:pPr>
        <w:jc w:val="both"/>
      </w:pPr>
      <w:r>
        <w:rPr>
          <w:noProof/>
          <w:lang w:val="de-DE" w:eastAsia="de-DE"/>
        </w:rPr>
        <mc:AlternateContent>
          <mc:Choice Requires="wps">
            <w:drawing>
              <wp:anchor distT="0" distB="0" distL="114300" distR="114300" simplePos="0" relativeHeight="251675648" behindDoc="0" locked="0" layoutInCell="1" allowOverlap="1" wp14:anchorId="260D33CE" wp14:editId="157DFE7F">
                <wp:simplePos x="0" y="0"/>
                <wp:positionH relativeFrom="column">
                  <wp:posOffset>1600200</wp:posOffset>
                </wp:positionH>
                <wp:positionV relativeFrom="paragraph">
                  <wp:posOffset>56515</wp:posOffset>
                </wp:positionV>
                <wp:extent cx="2057400" cy="2078355"/>
                <wp:effectExtent l="0" t="0" r="0" b="4445"/>
                <wp:wrapSquare wrapText="bothSides"/>
                <wp:docPr id="1" name="Cuadro de texto 1"/>
                <wp:cNvGraphicFramePr/>
                <a:graphic xmlns:a="http://schemas.openxmlformats.org/drawingml/2006/main">
                  <a:graphicData uri="http://schemas.microsoft.com/office/word/2010/wordprocessingShape">
                    <wps:wsp>
                      <wps:cNvSpPr txBox="1"/>
                      <wps:spPr>
                        <a:xfrm>
                          <a:off x="0" y="0"/>
                          <a:ext cx="2057400" cy="207835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AF2051A" w14:textId="77777777" w:rsidR="008F4237" w:rsidRDefault="008F4237" w:rsidP="00193484">
                            <w:r>
                              <w:t>lATL                                 rATL</w:t>
                            </w:r>
                          </w:p>
                          <w:p w14:paraId="21BA918F" w14:textId="77777777" w:rsidR="008F4237" w:rsidRDefault="008F4237" w:rsidP="00193484">
                            <w:r>
                              <w:t xml:space="preserve"> </w:t>
                            </w:r>
                          </w:p>
                          <w:p w14:paraId="0D6EEFFF" w14:textId="77777777" w:rsidR="008F4237" w:rsidRDefault="008F4237" w:rsidP="00193484"/>
                          <w:p w14:paraId="73F9C354" w14:textId="77777777" w:rsidR="008F4237" w:rsidRDefault="008F4237" w:rsidP="00193484"/>
                          <w:p w14:paraId="4FC76879" w14:textId="77777777" w:rsidR="008F4237" w:rsidRDefault="008F4237" w:rsidP="00193484"/>
                          <w:p w14:paraId="2FFFC6A5" w14:textId="77777777" w:rsidR="008F4237" w:rsidRDefault="008F4237" w:rsidP="00193484">
                            <w:r>
                              <w:t xml:space="preserve">lFFA                                 rFFA      </w:t>
                            </w:r>
                          </w:p>
                          <w:p w14:paraId="027475DF" w14:textId="77777777" w:rsidR="008F4237" w:rsidRDefault="008F4237" w:rsidP="00193484">
                            <w:r>
                              <w:t xml:space="preserve">     </w:t>
                            </w:r>
                          </w:p>
                          <w:p w14:paraId="48DA9BE4" w14:textId="77777777" w:rsidR="008F4237" w:rsidRDefault="008F4237" w:rsidP="00193484">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202" coordsize="21600,21600" o:spt="202" path="m0,0l0,21600,21600,21600,21600,0xe">
                <v:stroke joinstyle="miter"/>
                <v:path gradientshapeok="t" o:connecttype="rect"/>
              </v:shapetype>
              <v:shape id="Cuadro de texto 1" o:spid="_x0000_s1026" type="#_x0000_t202" style="position:absolute;left:0;text-align:left;margin-left:126pt;margin-top:4.45pt;width:162pt;height:163.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" filled="f" stroked="f">
                <v:textbox>
                  <w:txbxContent>
                    <w:p w14:paraId="2AF2051A" w14:textId="77777777" w:rsidR="006B6BDC" w:rsidRDefault="006B6BDC" w:rsidP="00193484">
                      <w:r>
                        <w:t>lATL                                 rATL</w:t>
                      </w:r>
                    </w:p>
                    <w:p w14:paraId="21BA918F" w14:textId="77777777" w:rsidR="006B6BDC" w:rsidRDefault="006B6BDC" w:rsidP="00193484">
                      <w:r>
                        <w:t xml:space="preserve"> </w:t>
                      </w:r>
                    </w:p>
                    <w:p w14:paraId="0D6EEFFF" w14:textId="77777777" w:rsidR="006B6BDC" w:rsidRDefault="006B6BDC" w:rsidP="00193484"/>
                    <w:p w14:paraId="73F9C354" w14:textId="77777777" w:rsidR="006B6BDC" w:rsidRDefault="006B6BDC" w:rsidP="00193484"/>
                    <w:p w14:paraId="4FC76879" w14:textId="77777777" w:rsidR="006B6BDC" w:rsidRDefault="006B6BDC" w:rsidP="00193484"/>
                    <w:p w14:paraId="2FFFC6A5" w14:textId="77777777" w:rsidR="006B6BDC" w:rsidRDefault="006B6BDC" w:rsidP="00193484">
                      <w:r>
                        <w:t xml:space="preserve">lFFA                                 rFFA      </w:t>
                      </w:r>
                    </w:p>
                    <w:p w14:paraId="027475DF" w14:textId="77777777" w:rsidR="006B6BDC" w:rsidRDefault="006B6BDC" w:rsidP="00193484">
                      <w:r>
                        <w:t xml:space="preserve">     </w:t>
                      </w:r>
                    </w:p>
                    <w:p w14:paraId="48DA9BE4" w14:textId="77777777" w:rsidR="006B6BDC" w:rsidRDefault="006B6BDC" w:rsidP="00193484">
                      <w:r>
                        <w:t xml:space="preserve">                                           </w:t>
                      </w:r>
                    </w:p>
                  </w:txbxContent>
                </v:textbox>
                <w10:wrap type="square"/>
              </v:shape>
            </w:pict>
          </mc:Fallback>
        </mc:AlternateContent>
      </w:r>
      <w:r w:rsidR="00193484">
        <w:rPr>
          <w:noProof/>
          <w:lang w:val="de-DE" w:eastAsia="de-DE"/>
        </w:rPr>
        <mc:AlternateContent>
          <mc:Choice Requires="wps">
            <w:drawing>
              <wp:anchor distT="0" distB="0" distL="114300" distR="114300" simplePos="0" relativeHeight="251676672" behindDoc="0" locked="0" layoutInCell="1" allowOverlap="1" wp14:anchorId="1E353CE2" wp14:editId="7B6D68E3">
                <wp:simplePos x="0" y="0"/>
                <wp:positionH relativeFrom="column">
                  <wp:posOffset>2171700</wp:posOffset>
                </wp:positionH>
                <wp:positionV relativeFrom="paragraph">
                  <wp:posOffset>120650</wp:posOffset>
                </wp:positionV>
                <wp:extent cx="800100" cy="0"/>
                <wp:effectExtent l="0" t="101600" r="38100" b="177800"/>
                <wp:wrapNone/>
                <wp:docPr id="3" name="Conector recto de flecha 3"/>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32" coordsize="21600,21600" o:spt="32" o:oned="t" path="m0,0l21600,21600e" filled="f">
                <v:path arrowok="t" fillok="f" o:connecttype="none"/>
                <o:lock v:ext="edit" shapetype="t"/>
              </v:shapetype>
              <v:shape id="Conector recto de flecha 3" o:spid="_x0000_s1026" type="#_x0000_t32" style="position:absolute;margin-left:171pt;margin-top:9.5pt;width:63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" strokecolor="#4f81bd [3204]" strokeweight="2pt">
                <v:stroke endarrow="open"/>
                <v:shadow on="t" opacity="24903f" mv:blur="40000f" origin=",.5" offset="0,20000emu"/>
              </v:shape>
            </w:pict>
          </mc:Fallback>
        </mc:AlternateContent>
      </w:r>
    </w:p>
    <w:p w14:paraId="0B37F1D2" w14:textId="77777777" w:rsidR="00193484" w:rsidRDefault="00193484" w:rsidP="00193484">
      <w:pPr>
        <w:jc w:val="both"/>
      </w:pPr>
      <w:r>
        <w:rPr>
          <w:noProof/>
          <w:lang w:val="de-DE" w:eastAsia="de-DE"/>
        </w:rPr>
        <mc:AlternateContent>
          <mc:Choice Requires="wps">
            <w:drawing>
              <wp:anchor distT="0" distB="0" distL="114300" distR="114300" simplePos="0" relativeHeight="251683840" behindDoc="0" locked="0" layoutInCell="1" allowOverlap="1" wp14:anchorId="2F5DD4E9" wp14:editId="3DBDBFA4">
                <wp:simplePos x="0" y="0"/>
                <wp:positionH relativeFrom="column">
                  <wp:posOffset>3200400</wp:posOffset>
                </wp:positionH>
                <wp:positionV relativeFrom="paragraph">
                  <wp:posOffset>170815</wp:posOffset>
                </wp:positionV>
                <wp:extent cx="0" cy="571500"/>
                <wp:effectExtent l="127000" t="25400" r="101600" b="114300"/>
                <wp:wrapNone/>
                <wp:docPr id="10" name="Conector recto de flecha 10"/>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Conector recto de flecha 10" o:spid="_x0000_s1026" type="#_x0000_t32" style="position:absolute;margin-left:252pt;margin-top:13.45pt;width:0;height: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" strokecolor="#4f81bd [3204]" strokeweight="2pt">
                <v:stroke endarrow="open"/>
                <v:shadow on="t" opacity="24903f" mv:blur="40000f" origin=",.5" offset="0,20000emu"/>
              </v:shape>
            </w:pict>
          </mc:Fallback>
        </mc:AlternateContent>
      </w:r>
      <w:r>
        <w:rPr>
          <w:noProof/>
          <w:lang w:val="de-DE" w:eastAsia="de-DE"/>
        </w:rPr>
        <mc:AlternateContent>
          <mc:Choice Requires="wps">
            <w:drawing>
              <wp:anchor distT="0" distB="0" distL="114300" distR="114300" simplePos="0" relativeHeight="251682816" behindDoc="0" locked="0" layoutInCell="1" allowOverlap="1" wp14:anchorId="336DDDFB" wp14:editId="18E9B323">
                <wp:simplePos x="0" y="0"/>
                <wp:positionH relativeFrom="column">
                  <wp:posOffset>3086100</wp:posOffset>
                </wp:positionH>
                <wp:positionV relativeFrom="paragraph">
                  <wp:posOffset>170815</wp:posOffset>
                </wp:positionV>
                <wp:extent cx="0" cy="571500"/>
                <wp:effectExtent l="127000" t="50800" r="101600" b="88900"/>
                <wp:wrapNone/>
                <wp:docPr id="9" name="Conector recto de flecha 9"/>
                <wp:cNvGraphicFramePr/>
                <a:graphic xmlns:a="http://schemas.openxmlformats.org/drawingml/2006/main">
                  <a:graphicData uri="http://schemas.microsoft.com/office/word/2010/wordprocessingShape">
                    <wps:wsp>
                      <wps:cNvCnPr/>
                      <wps:spPr>
                        <a:xfrm flipV="1">
                          <a:off x="0" y="0"/>
                          <a:ext cx="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 id="Conector recto de flecha 9" o:spid="_x0000_s1026" type="#_x0000_t32" style="position:absolute;margin-left:243pt;margin-top:13.45pt;width:0;height:4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" strokecolor="#4f81bd [3204]" strokeweight="2pt">
                <v:stroke endarrow="open"/>
                <v:shadow on="t" opacity="24903f" mv:blur="40000f" origin=",.5" offset="0,20000emu"/>
              </v:shape>
            </w:pict>
          </mc:Fallback>
        </mc:AlternateContent>
      </w:r>
      <w:r>
        <w:rPr>
          <w:noProof/>
          <w:lang w:val="de-DE" w:eastAsia="de-DE"/>
        </w:rPr>
        <mc:AlternateContent>
          <mc:Choice Requires="wps">
            <w:drawing>
              <wp:anchor distT="0" distB="0" distL="114300" distR="114300" simplePos="0" relativeHeight="251680768" behindDoc="0" locked="0" layoutInCell="1" allowOverlap="1" wp14:anchorId="588A0E18" wp14:editId="434B9A64">
                <wp:simplePos x="0" y="0"/>
                <wp:positionH relativeFrom="column">
                  <wp:posOffset>1828800</wp:posOffset>
                </wp:positionH>
                <wp:positionV relativeFrom="paragraph">
                  <wp:posOffset>170815</wp:posOffset>
                </wp:positionV>
                <wp:extent cx="0" cy="571500"/>
                <wp:effectExtent l="127000" t="25400" r="101600" b="114300"/>
                <wp:wrapNone/>
                <wp:docPr id="7" name="Conector recto de flecha 7"/>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 id="Conector recto de flecha 7" o:spid="_x0000_s1026" type="#_x0000_t32" style="position:absolute;margin-left:2in;margin-top:13.45pt;width:0;height:4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" strokecolor="#4f81bd [3204]" strokeweight="2pt">
                <v:stroke endarrow="open"/>
                <v:shadow on="t" opacity="24903f" mv:blur="40000f" origin=",.5" offset="0,20000emu"/>
              </v:shape>
            </w:pict>
          </mc:Fallback>
        </mc:AlternateContent>
      </w:r>
      <w:r>
        <w:rPr>
          <w:noProof/>
          <w:lang w:val="de-DE" w:eastAsia="de-DE"/>
        </w:rPr>
        <mc:AlternateContent>
          <mc:Choice Requires="wps">
            <w:drawing>
              <wp:anchor distT="0" distB="0" distL="114300" distR="114300" simplePos="0" relativeHeight="251681792" behindDoc="0" locked="0" layoutInCell="1" allowOverlap="1" wp14:anchorId="466EC8D7" wp14:editId="231BCA22">
                <wp:simplePos x="0" y="0"/>
                <wp:positionH relativeFrom="column">
                  <wp:posOffset>1943100</wp:posOffset>
                </wp:positionH>
                <wp:positionV relativeFrom="paragraph">
                  <wp:posOffset>170815</wp:posOffset>
                </wp:positionV>
                <wp:extent cx="0" cy="571500"/>
                <wp:effectExtent l="127000" t="50800" r="101600" b="88900"/>
                <wp:wrapNone/>
                <wp:docPr id="8" name="Conector recto de flecha 8"/>
                <wp:cNvGraphicFramePr/>
                <a:graphic xmlns:a="http://schemas.openxmlformats.org/drawingml/2006/main">
                  <a:graphicData uri="http://schemas.microsoft.com/office/word/2010/wordprocessingShape">
                    <wps:wsp>
                      <wps:cNvCnPr/>
                      <wps:spPr>
                        <a:xfrm flipV="1">
                          <a:off x="0" y="0"/>
                          <a:ext cx="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 id="Conector recto de flecha 8" o:spid="_x0000_s1026" type="#_x0000_t32" style="position:absolute;margin-left:153pt;margin-top:13.45pt;width:0;height:4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" strokecolor="#4f81bd [3204]" strokeweight="2pt">
                <v:stroke endarrow="open"/>
                <v:shadow on="t" opacity="24903f" mv:blur="40000f" origin=",.5" offset="0,20000emu"/>
              </v:shape>
            </w:pict>
          </mc:Fallback>
        </mc:AlternateContent>
      </w:r>
      <w:r>
        <w:rPr>
          <w:noProof/>
          <w:lang w:val="de-DE" w:eastAsia="de-DE"/>
        </w:rPr>
        <mc:AlternateContent>
          <mc:Choice Requires="wps">
            <w:drawing>
              <wp:anchor distT="0" distB="0" distL="114300" distR="114300" simplePos="0" relativeHeight="251677696" behindDoc="0" locked="0" layoutInCell="1" allowOverlap="1" wp14:anchorId="7C262EA6" wp14:editId="5FD88E43">
                <wp:simplePos x="0" y="0"/>
                <wp:positionH relativeFrom="column">
                  <wp:posOffset>2171700</wp:posOffset>
                </wp:positionH>
                <wp:positionV relativeFrom="paragraph">
                  <wp:posOffset>56515</wp:posOffset>
                </wp:positionV>
                <wp:extent cx="800100" cy="0"/>
                <wp:effectExtent l="76200" t="101600" r="0" b="177800"/>
                <wp:wrapNone/>
                <wp:docPr id="4" name="Conector recto de flecha 4"/>
                <wp:cNvGraphicFramePr/>
                <a:graphic xmlns:a="http://schemas.openxmlformats.org/drawingml/2006/main">
                  <a:graphicData uri="http://schemas.microsoft.com/office/word/2010/wordprocessingShape">
                    <wps:wsp>
                      <wps:cNvCnPr/>
                      <wps:spPr>
                        <a:xfrm flipH="1">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Conector recto de flecha 4" o:spid="_x0000_s1026" type="#_x0000_t32" style="position:absolute;margin-left:171pt;margin-top:4.45pt;width:63pt;height:0;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" strokecolor="#4f81bd [3204]" strokeweight="2pt">
                <v:stroke endarrow="open"/>
                <v:shadow on="t" opacity="24903f" mv:blur="40000f" origin=",.5" offset="0,20000emu"/>
              </v:shape>
            </w:pict>
          </mc:Fallback>
        </mc:AlternateContent>
      </w:r>
    </w:p>
    <w:p w14:paraId="7C44C546" w14:textId="77777777" w:rsidR="00193484" w:rsidRDefault="00193484" w:rsidP="00193484">
      <w:pPr>
        <w:jc w:val="both"/>
      </w:pPr>
    </w:p>
    <w:p w14:paraId="75511346" w14:textId="5D0540AA" w:rsidR="00193484" w:rsidRDefault="00193484" w:rsidP="00193484">
      <w:pPr>
        <w:jc w:val="both"/>
      </w:pPr>
    </w:p>
    <w:p w14:paraId="425D6695" w14:textId="77777777" w:rsidR="00193484" w:rsidRDefault="00193484" w:rsidP="00193484">
      <w:pPr>
        <w:jc w:val="both"/>
      </w:pPr>
    </w:p>
    <w:p w14:paraId="1435293D" w14:textId="77777777" w:rsidR="00193484" w:rsidRDefault="00193484" w:rsidP="00193484">
      <w:pPr>
        <w:jc w:val="both"/>
      </w:pPr>
      <w:r>
        <w:rPr>
          <w:noProof/>
          <w:lang w:val="de-DE" w:eastAsia="de-DE"/>
        </w:rPr>
        <mc:AlternateContent>
          <mc:Choice Requires="wps">
            <w:drawing>
              <wp:anchor distT="0" distB="0" distL="114300" distR="114300" simplePos="0" relativeHeight="251678720" behindDoc="0" locked="0" layoutInCell="1" allowOverlap="1" wp14:anchorId="11D69934" wp14:editId="70C012D7">
                <wp:simplePos x="0" y="0"/>
                <wp:positionH relativeFrom="column">
                  <wp:posOffset>2171700</wp:posOffset>
                </wp:positionH>
                <wp:positionV relativeFrom="paragraph">
                  <wp:posOffset>142240</wp:posOffset>
                </wp:positionV>
                <wp:extent cx="800100" cy="0"/>
                <wp:effectExtent l="0" t="101600" r="38100" b="177800"/>
                <wp:wrapNone/>
                <wp:docPr id="5" name="Conector recto de flecha 5"/>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 id="Conector recto de flecha 5" o:spid="_x0000_s1026" type="#_x0000_t32" style="position:absolute;margin-left:171pt;margin-top:11.2pt;width:63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" strokecolor="#4f81bd [3204]" strokeweight="2pt">
                <v:stroke endarrow="open"/>
                <v:shadow on="t" opacity="24903f" mv:blur="40000f" origin=",.5" offset="0,20000emu"/>
              </v:shape>
            </w:pict>
          </mc:Fallback>
        </mc:AlternateContent>
      </w:r>
    </w:p>
    <w:p w14:paraId="567BCB19" w14:textId="77777777" w:rsidR="00193484" w:rsidRDefault="00193484" w:rsidP="00193484">
      <w:pPr>
        <w:jc w:val="both"/>
      </w:pPr>
      <w:r>
        <w:rPr>
          <w:noProof/>
          <w:lang w:val="de-DE" w:eastAsia="de-DE"/>
        </w:rPr>
        <mc:AlternateContent>
          <mc:Choice Requires="wps">
            <w:drawing>
              <wp:anchor distT="0" distB="0" distL="114300" distR="114300" simplePos="0" relativeHeight="251686912" behindDoc="0" locked="0" layoutInCell="1" allowOverlap="1" wp14:anchorId="139FAFBB" wp14:editId="70254284">
                <wp:simplePos x="0" y="0"/>
                <wp:positionH relativeFrom="column">
                  <wp:posOffset>3314700</wp:posOffset>
                </wp:positionH>
                <wp:positionV relativeFrom="paragraph">
                  <wp:posOffset>120650</wp:posOffset>
                </wp:positionV>
                <wp:extent cx="0" cy="571500"/>
                <wp:effectExtent l="127000" t="50800" r="101600" b="88900"/>
                <wp:wrapNone/>
                <wp:docPr id="13" name="Conector recto de flecha 13"/>
                <wp:cNvGraphicFramePr/>
                <a:graphic xmlns:a="http://schemas.openxmlformats.org/drawingml/2006/main">
                  <a:graphicData uri="http://schemas.microsoft.com/office/word/2010/wordprocessingShape">
                    <wps:wsp>
                      <wps:cNvCnPr/>
                      <wps:spPr>
                        <a:xfrm flipV="1">
                          <a:off x="0" y="0"/>
                          <a:ext cx="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 id="Conector recto de flecha 13" o:spid="_x0000_s1026" type="#_x0000_t32" style="position:absolute;margin-left:261pt;margin-top:9.5pt;width:0;height:4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" strokecolor="#4f81bd [3204]" strokeweight="2pt">
                <v:stroke endarrow="open"/>
                <v:shadow on="t" opacity="24903f" mv:blur="40000f" origin=",.5" offset="0,20000emu"/>
              </v:shape>
            </w:pict>
          </mc:Fallback>
        </mc:AlternateContent>
      </w:r>
      <w:r>
        <w:rPr>
          <w:noProof/>
          <w:lang w:val="de-DE" w:eastAsia="de-DE"/>
        </w:rPr>
        <mc:AlternateContent>
          <mc:Choice Requires="wps">
            <w:drawing>
              <wp:anchor distT="0" distB="0" distL="114300" distR="114300" simplePos="0" relativeHeight="251685888" behindDoc="0" locked="0" layoutInCell="1" allowOverlap="1" wp14:anchorId="6075BAE3" wp14:editId="1F8F76E6">
                <wp:simplePos x="0" y="0"/>
                <wp:positionH relativeFrom="column">
                  <wp:posOffset>1828800</wp:posOffset>
                </wp:positionH>
                <wp:positionV relativeFrom="paragraph">
                  <wp:posOffset>120650</wp:posOffset>
                </wp:positionV>
                <wp:extent cx="0" cy="571500"/>
                <wp:effectExtent l="127000" t="50800" r="101600" b="88900"/>
                <wp:wrapNone/>
                <wp:docPr id="12" name="Conector recto de flecha 12"/>
                <wp:cNvGraphicFramePr/>
                <a:graphic xmlns:a="http://schemas.openxmlformats.org/drawingml/2006/main">
                  <a:graphicData uri="http://schemas.microsoft.com/office/word/2010/wordprocessingShape">
                    <wps:wsp>
                      <wps:cNvCnPr/>
                      <wps:spPr>
                        <a:xfrm flipV="1">
                          <a:off x="0" y="0"/>
                          <a:ext cx="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Conector recto de flecha 12" o:spid="_x0000_s1026" type="#_x0000_t32" style="position:absolute;margin-left:2in;margin-top:9.5pt;width:0;height:4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" strokecolor="#4f81bd [3204]" strokeweight="2pt">
                <v:stroke endarrow="open"/>
                <v:shadow on="t" opacity="24903f" mv:blur="40000f" origin=",.5" offset="0,20000emu"/>
              </v:shape>
            </w:pict>
          </mc:Fallback>
        </mc:AlternateContent>
      </w:r>
      <w:r>
        <w:rPr>
          <w:noProof/>
          <w:lang w:val="de-DE" w:eastAsia="de-DE"/>
        </w:rPr>
        <mc:AlternateContent>
          <mc:Choice Requires="wps">
            <w:drawing>
              <wp:anchor distT="0" distB="0" distL="114300" distR="114300" simplePos="0" relativeHeight="251679744" behindDoc="0" locked="0" layoutInCell="1" allowOverlap="1" wp14:anchorId="5DD126A0" wp14:editId="3BC3B67F">
                <wp:simplePos x="0" y="0"/>
                <wp:positionH relativeFrom="column">
                  <wp:posOffset>2171700</wp:posOffset>
                </wp:positionH>
                <wp:positionV relativeFrom="paragraph">
                  <wp:posOffset>77470</wp:posOffset>
                </wp:positionV>
                <wp:extent cx="800100" cy="0"/>
                <wp:effectExtent l="76200" t="101600" r="0" b="177800"/>
                <wp:wrapNone/>
                <wp:docPr id="6" name="Conector recto de flecha 6"/>
                <wp:cNvGraphicFramePr/>
                <a:graphic xmlns:a="http://schemas.openxmlformats.org/drawingml/2006/main">
                  <a:graphicData uri="http://schemas.microsoft.com/office/word/2010/wordprocessingShape">
                    <wps:wsp>
                      <wps:cNvCnPr/>
                      <wps:spPr>
                        <a:xfrm flipH="1">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Conector recto de flecha 6" o:spid="_x0000_s1026" type="#_x0000_t32" style="position:absolute;margin-left:171pt;margin-top:6.1pt;width:63pt;height:0;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" strokecolor="#4f81bd [3204]" strokeweight="2pt">
                <v:stroke endarrow="open"/>
                <v:shadow on="t" opacity="24903f" mv:blur="40000f" origin=",.5" offset="0,20000emu"/>
              </v:shape>
            </w:pict>
          </mc:Fallback>
        </mc:AlternateContent>
      </w:r>
    </w:p>
    <w:p w14:paraId="662B51ED" w14:textId="77777777" w:rsidR="00193484" w:rsidRDefault="00193484" w:rsidP="00193484">
      <w:pPr>
        <w:jc w:val="both"/>
      </w:pPr>
    </w:p>
    <w:p w14:paraId="26F2D4C1" w14:textId="77777777" w:rsidR="00193484" w:rsidRDefault="00193484" w:rsidP="00193484">
      <w:pPr>
        <w:jc w:val="both"/>
      </w:pPr>
    </w:p>
    <w:p w14:paraId="4CD8B9EB" w14:textId="77777777" w:rsidR="00193484" w:rsidRDefault="00193484" w:rsidP="00193484">
      <w:pPr>
        <w:jc w:val="both"/>
      </w:pPr>
    </w:p>
    <w:p w14:paraId="51648FF3" w14:textId="77777777" w:rsidR="00BF754B" w:rsidRDefault="00BF754B" w:rsidP="00193484">
      <w:pPr>
        <w:jc w:val="both"/>
      </w:pPr>
    </w:p>
    <w:p w14:paraId="316142FD" w14:textId="77777777" w:rsidR="00193484" w:rsidRDefault="00193484" w:rsidP="00193484">
      <w:pPr>
        <w:jc w:val="both"/>
      </w:pPr>
    </w:p>
    <w:p w14:paraId="5680C1F9" w14:textId="200312ED" w:rsidR="00193484" w:rsidRPr="00BF754B" w:rsidRDefault="00193484" w:rsidP="00193484">
      <w:pPr>
        <w:jc w:val="both"/>
        <w:rPr>
          <w:sz w:val="22"/>
          <w:szCs w:val="22"/>
        </w:rPr>
      </w:pPr>
      <w:r w:rsidRPr="00BF754B">
        <w:rPr>
          <w:noProof/>
          <w:sz w:val="22"/>
          <w:szCs w:val="22"/>
          <w:lang w:val="de-DE" w:eastAsia="de-DE"/>
        </w:rPr>
        <mc:AlternateContent>
          <mc:Choice Requires="wps">
            <w:drawing>
              <wp:anchor distT="0" distB="0" distL="114300" distR="114300" simplePos="0" relativeHeight="251684864" behindDoc="0" locked="0" layoutInCell="1" allowOverlap="1" wp14:anchorId="5E3CEEF7" wp14:editId="62A868D9">
                <wp:simplePos x="0" y="0"/>
                <wp:positionH relativeFrom="column">
                  <wp:posOffset>1828800</wp:posOffset>
                </wp:positionH>
                <wp:positionV relativeFrom="paragraph">
                  <wp:posOffset>34290</wp:posOffset>
                </wp:positionV>
                <wp:extent cx="0" cy="0"/>
                <wp:effectExtent l="0" t="0" r="0" b="0"/>
                <wp:wrapNone/>
                <wp:docPr id="11" name="Conector recto de flecha 11"/>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 id="Conector recto de flecha 11" o:spid="_x0000_s1026" type="#_x0000_t32" style="position:absolute;margin-left:2in;margin-top:2.7pt;width:0;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" strokecolor="#4f81bd [3204]" strokeweight="2pt">
                <v:stroke endarrow="open"/>
                <v:shadow on="t" opacity="24903f" mv:blur="40000f" origin=",.5" offset="0,20000emu"/>
              </v:shape>
            </w:pict>
          </mc:Fallback>
        </mc:AlternateContent>
      </w:r>
      <w:r w:rsidR="00A44DC7">
        <w:rPr>
          <w:b/>
          <w:sz w:val="22"/>
          <w:szCs w:val="22"/>
        </w:rPr>
        <w:t>Abb</w:t>
      </w:r>
      <w:r w:rsidR="00BF754B" w:rsidRPr="00BF754B">
        <w:rPr>
          <w:b/>
          <w:sz w:val="22"/>
          <w:szCs w:val="22"/>
        </w:rPr>
        <w:t xml:space="preserve"> 2: </w:t>
      </w:r>
      <w:r w:rsidR="00BF754B">
        <w:rPr>
          <w:b/>
          <w:sz w:val="22"/>
          <w:szCs w:val="22"/>
        </w:rPr>
        <w:t xml:space="preserve">Modell der DCM-Analyse. </w:t>
      </w:r>
      <w:r w:rsidR="00BF754B">
        <w:rPr>
          <w:sz w:val="22"/>
          <w:szCs w:val="22"/>
        </w:rPr>
        <w:t>Das Modell für die DCM-Analyse beinhaltet die</w:t>
      </w:r>
      <w:r w:rsidR="00BF140B">
        <w:rPr>
          <w:sz w:val="22"/>
          <w:szCs w:val="22"/>
        </w:rPr>
        <w:t xml:space="preserve"> rechte und linke FFA, sowie der</w:t>
      </w:r>
      <w:r w:rsidR="00BF754B">
        <w:rPr>
          <w:sz w:val="22"/>
          <w:szCs w:val="22"/>
        </w:rPr>
        <w:t xml:space="preserve"> rechte und linke ATL.</w:t>
      </w:r>
      <w:r w:rsidR="00187A6A">
        <w:rPr>
          <w:sz w:val="22"/>
          <w:szCs w:val="22"/>
        </w:rPr>
        <w:t xml:space="preserve"> Die Regionen sind sowohl intra- wie auch interhemisphärisch verbunden und besitzen exzitatorische und inhibierende Interaktionen. Der Eingang des Inputs befindet sich in beiden FFAs.</w:t>
      </w:r>
    </w:p>
    <w:p w14:paraId="68BFEDA8" w14:textId="77777777" w:rsidR="00193484" w:rsidRDefault="00193484" w:rsidP="00193484">
      <w:pPr>
        <w:jc w:val="both"/>
      </w:pPr>
    </w:p>
    <w:p w14:paraId="47E6EA6F" w14:textId="77777777" w:rsidR="00D607A0" w:rsidRDefault="00D607A0" w:rsidP="00193484">
      <w:pPr>
        <w:jc w:val="both"/>
      </w:pPr>
    </w:p>
    <w:p w14:paraId="4C269BCC" w14:textId="77777777" w:rsidR="00724EF3" w:rsidRDefault="00724EF3" w:rsidP="005659DC">
      <w:pPr>
        <w:jc w:val="both"/>
      </w:pPr>
    </w:p>
    <w:p w14:paraId="0033BC9A" w14:textId="013580B4" w:rsidR="00724EF3" w:rsidRPr="00B474F5" w:rsidRDefault="00B474F5" w:rsidP="00B474F5">
      <w:pPr>
        <w:pStyle w:val="Listenabsatz"/>
        <w:numPr>
          <w:ilvl w:val="0"/>
          <w:numId w:val="6"/>
        </w:numPr>
        <w:ind w:left="426" w:hanging="426"/>
        <w:jc w:val="both"/>
        <w:rPr>
          <w:b/>
          <w:sz w:val="28"/>
          <w:szCs w:val="28"/>
        </w:rPr>
      </w:pPr>
      <w:r w:rsidRPr="00B474F5">
        <w:rPr>
          <w:b/>
          <w:sz w:val="28"/>
          <w:szCs w:val="28"/>
        </w:rPr>
        <w:t>Material und Methoden</w:t>
      </w:r>
    </w:p>
    <w:p w14:paraId="09AB06EE" w14:textId="32379A96" w:rsidR="00B474F5" w:rsidRDefault="00B474F5" w:rsidP="00B474F5">
      <w:pPr>
        <w:jc w:val="both"/>
      </w:pPr>
    </w:p>
    <w:p w14:paraId="4A377E72" w14:textId="4C1E600F" w:rsidR="00B474F5" w:rsidRDefault="005961BC" w:rsidP="00B474F5">
      <w:pPr>
        <w:jc w:val="both"/>
        <w:rPr>
          <w:bCs/>
        </w:rPr>
      </w:pPr>
      <w:r>
        <w:t>Im nächsten Kapitel werde ich die Probandendaten, die Einschlusskriterien und die Rekrutierung der Probanden beschreiben (Kap. 2.1). Ich werde dann die unterschiedlichen Fragebögen vorstellen, die die Probanden durchgeführt haben (Kap. 2.2). Anschlie</w:t>
      </w:r>
      <w:r w:rsidRPr="009B2805">
        <w:rPr>
          <w:bCs/>
        </w:rPr>
        <w:t>ß</w:t>
      </w:r>
      <w:r>
        <w:rPr>
          <w:bCs/>
        </w:rPr>
        <w:t>end beschreibe ich den Ablauf des Experiments (Kap. 2.3), die MR-Parameter (Kap. 2.4) und stelle das experimentelle Design vor (Kap. 2.5). Abschließend beschreibe die fMRT-Datenanalyse (Kap. 2.6) und die Hypothesentestung (Kap. 2.7).</w:t>
      </w:r>
    </w:p>
    <w:p w14:paraId="4457F47E" w14:textId="77777777" w:rsidR="005961BC" w:rsidRDefault="005961BC" w:rsidP="00B474F5">
      <w:pPr>
        <w:jc w:val="both"/>
        <w:rPr>
          <w:b/>
          <w:sz w:val="28"/>
          <w:szCs w:val="28"/>
        </w:rPr>
      </w:pPr>
    </w:p>
    <w:p w14:paraId="1A8D2A7D" w14:textId="77777777" w:rsidR="00E54E82" w:rsidRPr="00B474F5" w:rsidRDefault="00E54E82" w:rsidP="00B474F5">
      <w:pPr>
        <w:jc w:val="both"/>
        <w:rPr>
          <w:b/>
          <w:sz w:val="28"/>
          <w:szCs w:val="28"/>
        </w:rPr>
      </w:pPr>
    </w:p>
    <w:p w14:paraId="7EF3DF75" w14:textId="7FCC1E4A" w:rsidR="00B474F5" w:rsidRPr="00B474F5" w:rsidRDefault="00B474F5" w:rsidP="00B474F5">
      <w:pPr>
        <w:jc w:val="both"/>
        <w:rPr>
          <w:i/>
          <w:sz w:val="28"/>
          <w:szCs w:val="28"/>
          <w:u w:val="single"/>
        </w:rPr>
      </w:pPr>
      <w:r>
        <w:rPr>
          <w:i/>
          <w:sz w:val="28"/>
          <w:szCs w:val="28"/>
        </w:rPr>
        <w:t xml:space="preserve">2.1 </w:t>
      </w:r>
      <w:r w:rsidRPr="00B474F5">
        <w:rPr>
          <w:i/>
          <w:sz w:val="28"/>
          <w:szCs w:val="28"/>
          <w:u w:val="single"/>
        </w:rPr>
        <w:t>Probandendaten</w:t>
      </w:r>
    </w:p>
    <w:p w14:paraId="1D716679" w14:textId="77777777" w:rsidR="00B474F5" w:rsidRDefault="00B474F5" w:rsidP="00B474F5">
      <w:pPr>
        <w:jc w:val="both"/>
      </w:pPr>
    </w:p>
    <w:p w14:paraId="5D99052B" w14:textId="77777777" w:rsidR="00E54E82" w:rsidRDefault="00E54E82" w:rsidP="00E54E82">
      <w:pPr>
        <w:jc w:val="both"/>
      </w:pPr>
      <w:r>
        <w:t xml:space="preserve">In der Studie wurden 49 gesunde Probanden eingeschlossen, 27 Frauen und 22 Männer. Die Probanden waren im Alter zwischen 18 und 65 Jahre. Alle Probanden waren Rechtshänder, deutsche Muttersprachler und litten unter keinen neurologischen oder psychischen Erkrankungen. Sie nahmen keine psychotropen Medikamente ein und es bestand kein Drogen- und/oder Alkoholabusus. </w:t>
      </w:r>
      <w:r w:rsidRPr="00C32FF7">
        <w:t xml:space="preserve">Im T1-gewichteten anatomischen MRT-Bild </w:t>
      </w:r>
      <w:r>
        <w:t>waren</w:t>
      </w:r>
      <w:r w:rsidRPr="00C32FF7">
        <w:t xml:space="preserve"> </w:t>
      </w:r>
      <w:r>
        <w:t xml:space="preserve">zudem </w:t>
      </w:r>
      <w:r w:rsidRPr="00C32FF7">
        <w:t xml:space="preserve">bei keinem Probanden </w:t>
      </w:r>
      <w:r>
        <w:t>anatomische</w:t>
      </w:r>
      <w:r w:rsidRPr="00C32FF7">
        <w:t xml:space="preserve"> Auffälligkeiten </w:t>
      </w:r>
      <w:r>
        <w:t>erkennbar.</w:t>
      </w:r>
    </w:p>
    <w:p w14:paraId="52682C6B" w14:textId="77777777" w:rsidR="00E54E82" w:rsidRDefault="00E54E82" w:rsidP="00E54E82">
      <w:pPr>
        <w:jc w:val="both"/>
      </w:pPr>
      <w:r w:rsidRPr="00B078DD">
        <w:t xml:space="preserve">Die Probanden wurden durch einen Probandeninformationsbogen über die Studie aufgeklärt und willigten mit ihrer Unterschrift zur Teilnahme an der Studie ein. </w:t>
      </w:r>
      <w:r w:rsidRPr="00B078DD">
        <w:lastRenderedPageBreak/>
        <w:t>Diese wurde von der Ethikkommission des Fachb</w:t>
      </w:r>
      <w:r>
        <w:t>ereichs Medizin der Philipps-</w:t>
      </w:r>
      <w:r w:rsidRPr="00B078DD">
        <w:t>Universität Marburg genehmigt</w:t>
      </w:r>
      <w:r>
        <w:t>. Die Rekrutierung wurde im Rahmen der Studie ,</w:t>
      </w:r>
      <w:r w:rsidRPr="00FF1E49">
        <w:t>Bilateral Face Processing Network in Alexithymia: Are Fear-Modulated Intra- and Interhemispheric Connections of Fusiform Face Area and Amygdala Related to Alexithymia? An Effective Connectivity Study</w:t>
      </w:r>
      <w:r>
        <w:t xml:space="preserve">’ von </w:t>
      </w:r>
      <w:r w:rsidRPr="00FF1E49">
        <w:t>Kirsten Daniela Schmidt</w:t>
      </w:r>
      <w:r>
        <w:t xml:space="preserve"> durchgeführt und ist somit keine repräsentative Stichprobe. Alle Probanden erhielten 20 Euro für die Mitarbeit in der Studie und eine CD mit den anatomischen T1-gewichteten Bilder.</w:t>
      </w:r>
    </w:p>
    <w:p w14:paraId="5B0AEAEB" w14:textId="3D2207FB" w:rsidR="00FF1E49" w:rsidRDefault="00FF1E49" w:rsidP="00FF1E49">
      <w:pPr>
        <w:jc w:val="both"/>
      </w:pPr>
    </w:p>
    <w:p w14:paraId="07F87B86" w14:textId="77777777" w:rsidR="003C4255" w:rsidRDefault="003C4255" w:rsidP="00FF1E49">
      <w:pPr>
        <w:jc w:val="both"/>
      </w:pPr>
    </w:p>
    <w:p w14:paraId="62A77C66" w14:textId="3F5A2469" w:rsidR="003C4255" w:rsidRDefault="00BB3434" w:rsidP="00FF1E49">
      <w:pPr>
        <w:jc w:val="both"/>
        <w:rPr>
          <w:i/>
          <w:sz w:val="28"/>
          <w:szCs w:val="28"/>
          <w:u w:val="single"/>
        </w:rPr>
      </w:pPr>
      <w:r>
        <w:rPr>
          <w:i/>
          <w:sz w:val="28"/>
          <w:szCs w:val="28"/>
        </w:rPr>
        <w:t xml:space="preserve">2.2 </w:t>
      </w:r>
      <w:r>
        <w:rPr>
          <w:i/>
          <w:sz w:val="28"/>
          <w:szCs w:val="28"/>
          <w:u w:val="single"/>
        </w:rPr>
        <w:t>Fragebögen</w:t>
      </w:r>
    </w:p>
    <w:p w14:paraId="4C683A27" w14:textId="77777777" w:rsidR="00B13E93" w:rsidRDefault="00B13E93" w:rsidP="00FF1E49">
      <w:pPr>
        <w:jc w:val="both"/>
        <w:rPr>
          <w:i/>
          <w:sz w:val="28"/>
          <w:szCs w:val="28"/>
          <w:u w:val="single"/>
        </w:rPr>
      </w:pPr>
    </w:p>
    <w:p w14:paraId="13A36D15" w14:textId="77777777" w:rsidR="005A6FD8" w:rsidRPr="00B13E93" w:rsidRDefault="005A6FD8" w:rsidP="005A6FD8">
      <w:pPr>
        <w:jc w:val="both"/>
      </w:pPr>
      <w:r>
        <w:t>Die Probanden wurden detailliert über die Studie aufgeklärt. Mögliche Kontraindikationen für die Messung im MRT wurden anhand eines standardisierten Fragebogens abgefragt. Die MRT-Messung dauerte ca. 1.5 Stunden. Anschlie</w:t>
      </w:r>
      <w:r w:rsidRPr="009B2805">
        <w:rPr>
          <w:bCs/>
        </w:rPr>
        <w:t>ß</w:t>
      </w:r>
      <w:r>
        <w:rPr>
          <w:bCs/>
        </w:rPr>
        <w:t>end wurden die Fragebögen beantwortet, was ca. eine halbe Stunde in Anspruch nahm.</w:t>
      </w:r>
    </w:p>
    <w:p w14:paraId="7F9C8848" w14:textId="77777777" w:rsidR="005A6FD8" w:rsidRDefault="005A6FD8" w:rsidP="00B078DD">
      <w:pPr>
        <w:jc w:val="both"/>
      </w:pPr>
    </w:p>
    <w:p w14:paraId="5F964397" w14:textId="4846CE5E" w:rsidR="00221B30" w:rsidRDefault="00221B30" w:rsidP="00B078DD">
      <w:pPr>
        <w:jc w:val="both"/>
      </w:pPr>
      <w:r>
        <w:rPr>
          <w:i/>
        </w:rPr>
        <w:t>2.2.1</w:t>
      </w:r>
      <w:r w:rsidR="00EE453D">
        <w:rPr>
          <w:i/>
        </w:rPr>
        <w:t xml:space="preserve"> </w:t>
      </w:r>
      <w:r w:rsidR="00EE453D" w:rsidRPr="00EE453D">
        <w:rPr>
          <w:i/>
          <w:u w:val="single"/>
        </w:rPr>
        <w:t>Cambridge Face Memory Test</w:t>
      </w:r>
      <w:r w:rsidRPr="00EE453D">
        <w:rPr>
          <w:i/>
          <w:u w:val="single"/>
        </w:rPr>
        <w:t xml:space="preserve"> </w:t>
      </w:r>
      <w:r w:rsidR="00EE453D" w:rsidRPr="00EE453D">
        <w:rPr>
          <w:i/>
          <w:u w:val="single"/>
        </w:rPr>
        <w:t>(</w:t>
      </w:r>
      <w:r w:rsidRPr="00EE453D">
        <w:rPr>
          <w:i/>
          <w:u w:val="single"/>
        </w:rPr>
        <w:t>CFMT</w:t>
      </w:r>
      <w:r w:rsidR="00EE453D" w:rsidRPr="00EE453D">
        <w:rPr>
          <w:i/>
          <w:u w:val="single"/>
        </w:rPr>
        <w:t>)</w:t>
      </w:r>
    </w:p>
    <w:p w14:paraId="179956CE" w14:textId="2BE08465" w:rsidR="00D13CA4" w:rsidRDefault="00EE453D" w:rsidP="00EE453D">
      <w:pPr>
        <w:jc w:val="both"/>
      </w:pPr>
      <w:r>
        <w:t xml:space="preserve">Der Cambridge Face Memory Test </w:t>
      </w:r>
      <w:r>
        <w:fldChar w:fldCharType="begin" w:fldLock="1"/>
      </w:r>
      <w:r>
        <w:instrText>ADDIN CSL_CITATION {"citationItems":[{"id":"ITEM-1","itemData":{"DOI":"10.1016/j.neuropsychologia.2005.07.001","abstract":"The two standardized tests of face recognition that are widely used suffer from serious shortcomings [Duchaine, B. &amp; Weidenfeld, A. (2003). An evaluation of two commonly used tests of unfamiliar face recognition. Neuropsychologia, 41, 713–720; Duchaine, B. &amp; Nakayama, K. (2004). Developmental prosopagnosia and the Benton Facial Recognition Test. Neurology, 62, 1219–1220]. Images in the Warrington Recognition Memory for Faces test include substantial non-facial information, and the simultaneous presentation of faces in the Benton Facial Recognition Test allows feature matching. Here, we present results from a new test, the Cambridge Face Memory Test, which builds on the strengths of the previous tests. In the test, participants are introduced to six target faces, and then they are tested with forced choice items consisting of three faces, one of which is a target. For each target face, three test items contain views identical to those studied in the introduction, five present novel views, and four present novel views with noise. There are a total of 72 items, and 50 controls averaged 58. To determine whether the test requires the special mechanisms used to recognize upright faces, we conducted two experiments. We predicted that controls would perform much more poorly when the face images are inverted, and as predicted, inverted performance was much worse with a mean of 42. Next we assessed whether eight prosopagnosics would perform poorly on the upright version. The prosopagnosic mean was 37, and six prosopagnosics scored outside the normal range. In contrast, the Warrington test and the Benton test failed to classify a majority of the prosopagnosics as impaired. These results indicate that the new test effectively assesses face recognition across a wide range of abilities.","author":[{"dropping-particle":"","family":"Duchaine","given":"Brad","non-dropping-particle":"","parse-names":false,"suffix":""},{"dropping-particle":"","family":"Nakayama","given":"Ken","non-dropping-particle":"","parse-names":false,"suffix":""}],"container-title":"Neuropsychologia","id":"ITEM-1","issued":{"date-parts":[["2006"]]},"page":"576-585","title":"The Cambridge Face Memory Test: Results for neurologically intact individuals and an investigation of its validity using inverted face stimuli and prosopagnosic participants","type":"article-journal","volume":"44"},"uris":["http://www.mendeley.com/documents/?uuid=9679cd05-ab91-3e73-afbb-fe3a4be3f025"]}],"mendeley":{"formattedCitation":"(Duchaine &amp; Nakayama, 2006)","plainTextFormattedCitation":"(Duchaine &amp; Nakayama, 2006)","previouslyFormattedCitation":"(Duchaine &amp; Nakayama, 2006)"},"properties":{"noteIndex":0},"schema":"https://github.com/citation-style-language/schema/raw/master/csl-citation.json"}</w:instrText>
      </w:r>
      <w:r>
        <w:fldChar w:fldCharType="separate"/>
      </w:r>
      <w:r w:rsidRPr="003B3DF2">
        <w:rPr>
          <w:noProof/>
        </w:rPr>
        <w:t>(Duchaine &amp; Nakayama, 2006)</w:t>
      </w:r>
      <w:r>
        <w:fldChar w:fldCharType="end"/>
      </w:r>
      <w:r>
        <w:t xml:space="preserve"> ist ein etablierter Test zur Erfassung der Fähigkeit zur Gesichterwiedererkennung. Er wird als standardisierter Test zur Diagnostik der Prosopagnosie eingesetzt. Er besteht aus drei Teilen, wie oben beschrieben, die in ihrer Schwierigkeit steigen.  Die Probanden führten den Test am PC durch. Duchaine und Kollegen schlagen vor, dass bei einem Ergebniss von 42 von 72 richtigen Antworten (58.3%) von einem auffälligen Befund ausgegangen werden kann. Solche Testergebnisse können als Hinweis auf eine mögliche Prosopagnosie gewertet werden.</w:t>
      </w:r>
    </w:p>
    <w:p w14:paraId="705DFB1A" w14:textId="77777777" w:rsidR="00EE453D" w:rsidRDefault="00EE453D" w:rsidP="00EE453D">
      <w:pPr>
        <w:jc w:val="both"/>
      </w:pPr>
    </w:p>
    <w:p w14:paraId="70A3E8F6" w14:textId="6C3BAC1D" w:rsidR="00D13CA4" w:rsidRPr="00CF44BE" w:rsidRDefault="002C6B6B" w:rsidP="00B078DD">
      <w:pPr>
        <w:jc w:val="both"/>
        <w:rPr>
          <w:i/>
        </w:rPr>
      </w:pPr>
      <w:r>
        <w:rPr>
          <w:i/>
        </w:rPr>
        <w:t xml:space="preserve">2.2.2 </w:t>
      </w:r>
      <w:r w:rsidRPr="002C6B6B">
        <w:rPr>
          <w:i/>
          <w:u w:val="single"/>
        </w:rPr>
        <w:t>Autism-Spectrum Quotient – short version (AQ-sv)</w:t>
      </w:r>
    </w:p>
    <w:p w14:paraId="79B520DD" w14:textId="77777777" w:rsidR="00092A89" w:rsidRDefault="00092A89" w:rsidP="00092A89">
      <w:pPr>
        <w:jc w:val="both"/>
        <w:rPr>
          <w:bCs/>
        </w:rPr>
      </w:pPr>
      <w:r>
        <w:t xml:space="preserve">Der Autism-Spectrum Quotient </w:t>
      </w:r>
      <w:r>
        <w:fldChar w:fldCharType="begin" w:fldLock="1"/>
      </w:r>
      <w:r>
        <w:instrText>ADDIN CSL_CITATION {"citationItems":[{"id":"ITEM-1","itemData":{"ISSN":"0162-3257","PMID":"11439754","abstract":"Currently there are no brief, self-administered instruments for measuring the degree to which an adult with normal intelligence has the traits associated with the autistic spectrum. In this paper, we report on a new instrument to assess this: the Autism-Spectrum Quotient (AQ). Individuals score in the range 0-50. Four groups of subjects were assessed: Group 1: 58 adults with Asperger syndrome (AS) or high-functioning autism (HFA); Group 2: 174 randomly selected controls. Group 3: 840 students in Cambridge University; and Group 4: 16 winners of the UK Mathematics Olympiad. The adults with AS/HFA had a mean AQ score of 35.8 (SD = 6.5), significantly higher than Group 2 controls (M = 16.4, SD = 6.3). 80% of the adults with AS/HFA scored 32+, versus 2% of controls. Among the controls, men scored slightly but significantly higher than women. No women scored extremely highly (AQ score 34+) whereas 4% of men did so. Twice as many men (40%) as women (21%) scored at intermediate levels (AQ score 20+). Among the AS/HFA group, male and female scores did not differ significantly. The students in Cambridge University did not differ from the randomly selected control group, but scientists (including mathematicians) scored significantly higher than both humanities and social sciences students, confirming an earlier study that autistic conditions are associated with scientific skills. Within the sciences, mathematicians scored highest. This was replicated in Group 4, the Mathematics Olympiad winners scoring significantly higher than the male Cambridge humanities students. 6% of the student sample scored 32+ on the AQ. On interview, 11 out of 11 of these met three or more DSM-IV criteria for AS/HFA, and all were studying sciences/mathematics, and 7 of the 11 met threshold on these criteria. Test-retest and interrater reliability of the AQ was good. The AQ is thus a valuable instrument for rapidly quantifying where any given individual is situated on the continuum from autism to normality. Its potential for screening for autism spectrum conditions in adults of normal intelligence remains to be fully explored.","author":[{"dropping-particle":"","family":"Baron-Cohen","given":"S","non-dropping-particle":"","parse-names":false,"suffix":""},{"dropping-particle":"","family":"Wheelwright","given":"S","non-dropping-particle":"","parse-names":false,"suffix":""},{"dropping-particle":"","family":"Skinner","given":"R","non-dropping-particle":"","parse-names":false,"suffix":""},{"dropping-particle":"","family":"Martin","given":"J","non-dropping-particle":"","parse-names":false,"suffix":""},{"dropping-particle":"","family":"Clubley","given":"E","non-dropping-particle":"","parse-names":false,"suffix":""}],"container-title":"Journal of autism and developmental disorders","id":"ITEM-1","issue":"1","issued":{"date-parts":[["2001","2"]]},"page":"5-17","title":"The autism-spectrum quotient (AQ): evidence from Asperger syndrome/high-functioning autism, males and females, scientists and mathematicians.","type":"article-journal","volume":"31"},"uris":["http://www.mendeley.com/documents/?uuid=0068b2cf-5e64-3b9d-9bf1-e22fd6d208a7"]},{"id":"ITEM-2","itemData":{"DOI":"10.1026/1616-3443.36.4.280","abstract":"Zusammenfassung. Theoretischer Hintergrund: Autistische Störungen zeichnen sich durch Einschränkungen in den Bereichen Soziale Interaktion, Kommunikation und stereotypes, restriktives Verhalten aus. Bisher existiert noch kein deutsch-sprachiges Selbstbeurteilungsinstrument, das zum Screening bei Verdacht auf autistische Störung eingesetzt werden kann. Fragestellung: Testtheoretische Analyse des Screening-Fragebogens Autismus-Spektrum-Quotient (AQ). Methode: Die psychometrischen Kennwerte des AQ wurden in zwei nicht-klinischen, einer klinisch-forensischen und einer Stichprobe mit High-functioning Autismus/Asperger Syndrom ermittelt. Ergebnisse: Auf Grund einer teilweise sehr niedriger Trennschärfe der Einzelitems wurde eine Kurzversion des Fragebogens (AQ-k) gebildet, bestehend aus Items mit ausreichender Trennschär-fe. Die Hauptkomponentenanalyse des AQ-k resultierte in drei Faktoren (Soziale Interaktion und Spontaneität, Fantasie und Vorstellungsvermögen, Kommunikation und Reziprozität), deren innere Konsistenzen zwischen 0,65-0,87 lagen. Die Retest-Reliabilität war zufrieden stellend, ebenso die externe Validität. Die Sensitivitätsanalyse ergab einen cutoff -Wert von 17. Schlussfolgerung: Der AQ-k eignet sich als Selbstbeurteilungsinstrument zum Screening auf autistische Störung bei normal begabten Personen ab 16 Jahren. Eine Diagnose kann durch das Instrument nicht gestellt werden. Abstract. Background: Autistic disorders are characterized by deficits in social interaction and communication, and stereotyped and repetitive behaviour. No German-language self-assessment instrument for screening for autistic disorders has been available so far. Methods: Psychometric properties of the Autism Spectrum Quotient (AQ) screening questionnaire were assessed in four samples: two non-clinical, one forensic and one high-functioning autism/Asperger syndrome sample. Results: Due to the partly very low selectivity of individual items, a short version of the questionnaire (AQ-k) was created, containing only sufficiently selective items. A three factor solution (social interaction and spontaneity; imagination and creativity; communication and reciprocity) was obtained by principal components analysis of the AQ-k. Internal consistency of the three factors was between 0.65 and 0.87. Retestreliability as well as external validity were satisfactory. The AQ-k showed a good discriminative validity and good screening properties at a threshold score of 17. Conclusions: The AQ-…","author":[{"dropping-particle":"","family":"Freitag","given":"Christine M","non-dropping-particle":"","parse-names":false,"suffix":""},{"dropping-particle":"","family":"Retz-Junginger","given":"Petra","non-dropping-particle":"","parse-names":false,"suffix":""},{"dropping-particle":"","family":"Retz","given":"Wolfgang","non-dropping-particle":"","parse-names":false,"suffix":""},{"dropping-particle":"","family":"Seitz","given":"Christiane","non-dropping-particle":"","parse-names":false,"suffix":""},{"dropping-particle":"","family":"Palmason","given":"Haukur","non-dropping-particle":"","parse-names":false,"suffix":""},{"dropping-particle":"","family":"Meyer","given":"Jobst","non-dropping-particle":"","parse-names":false,"suffix":""},{"dropping-particle":"","family":"Rösler","given":"Michael","non-dropping-particle":"","parse-names":false,"suffix":""},{"dropping-particle":"","family":"Gontard","given":"Alexander","non-dropping-particle":"Von","parse-names":false,"suffix":""}],"id":"ITEM-2","issued":{"date-parts":[["0"]]},"title":"Evaluation der deutschen Version des Autismus-Spektrum-Quotienten (AQ)-die Kurzversion AQ-k","type":"article-journal"},"uris":["http://www.mendeley.com/documents/?uuid=29d2a092-1060-34fc-b312-c93812fe6d2f"]}],"mendeley":{"formattedCitation":"(Baron-Cohen, Wheelwright, Skinner, Martin, &amp; Clubley, 2001; Freitag et al., n.d.)","manualFormatting":"(Baron-Cohen, Wheelwright, Skinner, Martin, &amp; Clubley, 2001; Deutsche Version, Freitag et al., 2007)","plainTextFormattedCitation":"(Baron-Cohen, Wheelwright, Skinner, Martin, &amp; Clubley, 2001; Freitag et al., n.d.)","previouslyFormattedCitation":"(Baron-Cohen, Wheelwright, Skinner, Martin, &amp; Clubley, 2001; Freitag et al., n.d.)"},"properties":{"noteIndex":0},"schema":"https://github.com/citation-style-language/schema/raw/master/csl-citation.json"}</w:instrText>
      </w:r>
      <w:r>
        <w:fldChar w:fldCharType="separate"/>
      </w:r>
      <w:r w:rsidRPr="00B16B3F">
        <w:rPr>
          <w:noProof/>
        </w:rPr>
        <w:t>(Baron-Cohen, Wheelwright, Skinner, Martin, &amp; Clu</w:t>
      </w:r>
      <w:r>
        <w:rPr>
          <w:noProof/>
        </w:rPr>
        <w:t>bley, 2001; Deutsche Version, Freitag et al., 2007</w:t>
      </w:r>
      <w:r w:rsidRPr="00B16B3F">
        <w:rPr>
          <w:noProof/>
        </w:rPr>
        <w:t>)</w:t>
      </w:r>
      <w:r>
        <w:fldChar w:fldCharType="end"/>
      </w:r>
      <w:r>
        <w:t xml:space="preserve"> ist eine kurze Version des Fragebogens zur Quantifizierung der Eigenschaften, die mit Autismus assoziiert sind. Der Test besteht aus 33 Items und fünf unterschiedlichen Themen: </w:t>
      </w:r>
      <w:r w:rsidRPr="00494081">
        <w:t>Soziale Kompetenz, Aufmerksamkeitswechsel, Detailfokussiertheit, Kommunikation und Fantasie</w:t>
      </w:r>
      <w:r>
        <w:t xml:space="preserve"> </w:t>
      </w:r>
      <w:r>
        <w:fldChar w:fldCharType="begin" w:fldLock="1"/>
      </w:r>
      <w:r>
        <w:instrText>ADDIN CSL_CITATION {"citationItems":[{"id":"ITEM-1","itemData":{"ISSN":"0162-3257","PMID":"11439754","abstract":"Currently there are no brief, self-administered instruments for measuring the degree to which an adult with normal intelligence has the traits associated with the autistic spectrum. In this paper, we report on a new instrument to assess this: the Autism-Spectrum Quotient (AQ). Individuals score in the range 0-50. Four groups of subjects were assessed: Group 1: 58 adults with Asperger syndrome (AS) or high-functioning autism (HFA); Group 2: 174 randomly selected controls. Group 3: 840 students in Cambridge University; and Group 4: 16 winners of the UK Mathematics Olympiad. The adults with AS/HFA had a mean AQ score of 35.8 (SD = 6.5), significantly higher than Group 2 controls (M = 16.4, SD = 6.3). 80% of the adults with AS/HFA scored 32+, versus 2% of controls. Among the controls, men scored slightly but significantly higher than women. No women scored extremely highly (AQ score 34+) whereas 4% of men did so. Twice as many men (40%) as women (21%) scored at intermediate levels (AQ score 20+). Among the AS/HFA group, male and female scores did not differ significantly. The students in Cambridge University did not differ from the randomly selected control group, but scientists (including mathematicians) scored significantly higher than both humanities and social sciences students, confirming an earlier study that autistic conditions are associated with scientific skills. Within the sciences, mathematicians scored highest. This was replicated in Group 4, the Mathematics Olympiad winners scoring significantly higher than the male Cambridge humanities students. 6% of the student sample scored 32+ on the AQ. On interview, 11 out of 11 of these met three or more DSM-IV criteria for AS/HFA, and all were studying sciences/mathematics, and 7 of the 11 met threshold on these criteria. Test-retest and interrater reliability of the AQ was good. The AQ is thus a valuable instrument for rapidly quantifying where any given individual is situated on the continuum from autism to normality. Its potential for screening for autism spectrum conditions in adults of normal intelligence remains to be fully explored.","author":[{"dropping-particle":"","family":"Baron-Cohen","given":"S","non-dropping-particle":"","parse-names":false,"suffix":""},{"dropping-particle":"","family":"Wheelwright","given":"S","non-dropping-particle":"","parse-names":false,"suffix":""},{"dropping-particle":"","family":"Skinner","given":"R","non-dropping-particle":"","parse-names":false,"suffix":""},{"dropping-particle":"","family":"Martin","given":"J","non-dropping-particle":"","parse-names":false,"suffix":""},{"dropping-particle":"","family":"Clubley","given":"E","non-dropping-particle":"","parse-names":false,"suffix":""}],"container-title":"Journal of autism and developmental disorders","id":"ITEM-1","issue":"1","issued":{"date-parts":[["2001","2"]]},"page":"5-17","title":"The autism-spectrum quotient (AQ): evidence from Asperger syndrome/high-functioning autism, males and females, scientists and mathematicians.","type":"article-journal","volume":"31"},"uris":["http://www.mendeley.com/documents/?uuid=0068b2cf-5e64-3b9d-9bf1-e22fd6d208a7"]}],"mendeley":{"formattedCitation":"(Baron-Cohen et al., 2001)","plainTextFormattedCitation":"(Baron-Cohen et al., 2001)","previouslyFormattedCitation":"(Baron-Cohen et al., 2001)"},"properties":{"noteIndex":0},"schema":"https://github.com/citation-style-language/schema/raw/master/csl-citation.json"}</w:instrText>
      </w:r>
      <w:r>
        <w:fldChar w:fldCharType="separate"/>
      </w:r>
      <w:r w:rsidRPr="000F2E70">
        <w:rPr>
          <w:noProof/>
        </w:rPr>
        <w:t>(Baron-Cohen et al., 2001)</w:t>
      </w:r>
      <w:r>
        <w:fldChar w:fldCharType="end"/>
      </w:r>
      <w:r>
        <w:t>. Jedes Item enthält vier mögliche Antworten: „ich stimme ein</w:t>
      </w:r>
      <w:r w:rsidRPr="000F2E70">
        <w:t>deutig zu“, „ich stimme ein wenig zu“, „ich stimme eher nicht zu“, „ich stimme überhaupt nicht zu“</w:t>
      </w:r>
      <w:r>
        <w:t>. Ein Item bekommt einen Punkt, wenn die Antwort einen milden oder starken Hinweis auf autistisches Verhalten gibt. Ansonsten zählt die Antwort kein Punkt. Als Schwellwert für die kurze Version dieses Fragebogens gilt die Punktzahl gleich oder grö</w:t>
      </w:r>
      <w:r w:rsidRPr="009B2805">
        <w:rPr>
          <w:bCs/>
        </w:rPr>
        <w:t>ß</w:t>
      </w:r>
      <w:r>
        <w:rPr>
          <w:bCs/>
        </w:rPr>
        <w:t xml:space="preserve">er 17 </w:t>
      </w:r>
      <w:r>
        <w:rPr>
          <w:bCs/>
        </w:rPr>
        <w:fldChar w:fldCharType="begin" w:fldLock="1"/>
      </w:r>
      <w:r>
        <w:rPr>
          <w:bCs/>
        </w:rPr>
        <w:instrText>ADDIN CSL_CITATION {"citationItems":[{"id":"ITEM-1","itemData":{"DOI":"10.1026/1616-3443.36.4.280","abstract":"Zusammenfassung. Theoretischer Hintergrund: Autistische Störungen zeichnen sich durch Einschränkungen in den Bereichen Soziale Interaktion, Kommunikation und stereotypes, restriktives Verhalten aus. Bisher existiert noch kein deutsch-sprachiges Selbstbeurteilungsinstrument, das zum Screening bei Verdacht auf autistische Störung eingesetzt werden kann. Fragestellung: Testtheoretische Analyse des Screening-Fragebogens Autismus-Spektrum-Quotient (AQ). Methode: Die psychometrischen Kennwerte des AQ wurden in zwei nicht-klinischen, einer klinisch-forensischen und einer Stichprobe mit High-functioning Autismus/Asperger Syndrom ermittelt. Ergebnisse: Auf Grund einer teilweise sehr niedriger Trennschärfe der Einzelitems wurde eine Kurzversion des Fragebogens (AQ-k) gebildet, bestehend aus Items mit ausreichender Trennschär-fe. Die Hauptkomponentenanalyse des AQ-k resultierte in drei Faktoren (Soziale Interaktion und Spontaneität, Fantasie und Vorstellungsvermögen, Kommunikation und Reziprozität), deren innere Konsistenzen zwischen 0,65-0,87 lagen. Die Retest-Reliabilität war zufrieden stellend, ebenso die externe Validität. Die Sensitivitätsanalyse ergab einen cutoff -Wert von 17. Schlussfolgerung: Der AQ-k eignet sich als Selbstbeurteilungsinstrument zum Screening auf autistische Störung bei normal begabten Personen ab 16 Jahren. Eine Diagnose kann durch das Instrument nicht gestellt werden. Abstract. Background: Autistic disorders are characterized by deficits in social interaction and communication, and stereotyped and repetitive behaviour. No German-language self-assessment instrument for screening for autistic disorders has been available so far. Methods: Psychometric properties of the Autism Spectrum Quotient (AQ) screening questionnaire were assessed in four samples: two non-clinical, one forensic and one high-functioning autism/Asperger syndrome sample. Results: Due to the partly very low selectivity of individual items, a short version of the questionnaire (AQ-k) was created, containing only sufficiently selective items. A three factor solution (social interaction and spontaneity; imagination and creativity; communication and reciprocity) was obtained by principal components analysis of the AQ-k. Internal consistency of the three factors was between 0.65 and 0.87. Retestreliability as well as external validity were satisfactory. The AQ-k showed a good discriminative validity and good screening properties at a threshold score of 17. Conclusions: The AQ-…","author":[{"dropping-particle":"","family":"Freitag","given":"Christine M","non-dropping-particle":"","parse-names":false,"suffix":""},{"dropping-particle":"","family":"Retz-Junginger","given":"Petra","non-dropping-particle":"","parse-names":false,"suffix":""},{"dropping-particle":"","family":"Retz","given":"Wolfgang","non-dropping-particle":"","parse-names":false,"suffix":""},{"dropping-particle":"","family":"Seitz","given":"Christiane","non-dropping-particle":"","parse-names":false,"suffix":""},{"dropping-particle":"","family":"Palmason","given":"Haukur","non-dropping-particle":"","parse-names":false,"suffix":""},{"dropping-particle":"","family":"Meyer","given":"Jobst","non-dropping-particle":"","parse-names":false,"suffix":""},{"dropping-particle":"","family":"Rösler","given":"Michael","non-dropping-particle":"","parse-names":false,"suffix":""},{"dropping-particle":"","family":"Gontard","given":"Alexander","non-dropping-particle":"Von","parse-names":false,"suffix":""}],"id":"ITEM-1","issued":{"date-parts":[["0"]]},"title":"Evaluation der deutschen Version des Autismus-Spektrum-Quotienten (AQ)-die Kurzversion AQ-k","type":"article-journal"},"uris":["http://www.mendeley.com/documents/?uuid=29d2a092-1060-34fc-b312-c93812fe6d2f"]}],"mendeley":{"formattedCitation":"(Freitag et al., n.d.)","manualFormatting":"(Freitag et al., 2007)","plainTextFormattedCitation":"(Freitag et al., n.d.)","previouslyFormattedCitation":"(Freitag et al., n.d.)"},"properties":{"noteIndex":0},"schema":"https://github.com/citation-style-language/schema/raw/master/csl-citation.json"}</w:instrText>
      </w:r>
      <w:r>
        <w:rPr>
          <w:bCs/>
        </w:rPr>
        <w:fldChar w:fldCharType="separate"/>
      </w:r>
      <w:r>
        <w:rPr>
          <w:bCs/>
          <w:noProof/>
        </w:rPr>
        <w:t>(Freitag et al., 2007</w:t>
      </w:r>
      <w:r w:rsidRPr="008563B0">
        <w:rPr>
          <w:bCs/>
          <w:noProof/>
        </w:rPr>
        <w:t>)</w:t>
      </w:r>
      <w:r>
        <w:rPr>
          <w:bCs/>
        </w:rPr>
        <w:fldChar w:fldCharType="end"/>
      </w:r>
      <w:r>
        <w:rPr>
          <w:bCs/>
        </w:rPr>
        <w:t>.</w:t>
      </w:r>
    </w:p>
    <w:p w14:paraId="27383587" w14:textId="77777777" w:rsidR="0027204B" w:rsidRDefault="0027204B" w:rsidP="00B474F5">
      <w:pPr>
        <w:jc w:val="both"/>
        <w:rPr>
          <w:bCs/>
        </w:rPr>
      </w:pPr>
    </w:p>
    <w:p w14:paraId="300C8336" w14:textId="77777777" w:rsidR="0027204B" w:rsidRDefault="0027204B" w:rsidP="00B474F5">
      <w:pPr>
        <w:jc w:val="both"/>
        <w:rPr>
          <w:bCs/>
        </w:rPr>
      </w:pPr>
    </w:p>
    <w:p w14:paraId="7E2EF772" w14:textId="3EAC1F5B" w:rsidR="0027204B" w:rsidRDefault="0027204B" w:rsidP="0027204B">
      <w:pPr>
        <w:jc w:val="both"/>
        <w:rPr>
          <w:bCs/>
          <w:i/>
          <w:u w:val="single"/>
        </w:rPr>
      </w:pPr>
      <w:r>
        <w:rPr>
          <w:bCs/>
          <w:i/>
        </w:rPr>
        <w:t xml:space="preserve">2.2.3 </w:t>
      </w:r>
      <w:r w:rsidRPr="0027204B">
        <w:rPr>
          <w:bCs/>
          <w:i/>
          <w:u w:val="single"/>
        </w:rPr>
        <w:t>Toronto Alexithymia Scale (TAS-20)</w:t>
      </w:r>
    </w:p>
    <w:p w14:paraId="69DBBC52" w14:textId="77777777" w:rsidR="00092A89" w:rsidRDefault="00092A89" w:rsidP="00092A89">
      <w:pPr>
        <w:jc w:val="both"/>
        <w:rPr>
          <w:bCs/>
        </w:rPr>
      </w:pPr>
      <w:r>
        <w:rPr>
          <w:bCs/>
        </w:rPr>
        <w:t xml:space="preserve">Der Toronto Alexithymia Scale Fragebogen </w:t>
      </w:r>
      <w:r>
        <w:rPr>
          <w:bCs/>
        </w:rPr>
        <w:fldChar w:fldCharType="begin" w:fldLock="1"/>
      </w:r>
      <w:r>
        <w:rPr>
          <w:bCs/>
        </w:rPr>
        <w:instrText>ADDIN CSL_CITATION {"citationItems":[{"id":"ITEM-1","itemData":{"ISSN":"0022-3999","PMID":"8126686","abstract":"Addressing shortcomings of the self-report Toronto Alexithymia Scale (TAS), two studies were conducted to reconstruct the item domain of the scale. The first study resulted in the development of a new twenty-item version of the scale--the TAS-20. The TAS-20 demonstrated good internal consistency and test-retest reliability, and a three-factor structure theoretically congruent with the alexithymia construct. The stability and replicability of this three-factor structure were demonstrated in the second study with both clinical and nonclinical populations by the use of confirmatory factor analysis.","author":[{"dropping-particle":"","family":"Bagby","given":"R M","non-dropping-particle":"","parse-names":false,"suffix":""},{"dropping-particle":"","family":"Parker","given":"J D","non-dropping-particle":"","parse-names":false,"suffix":""},{"dropping-particle":"","family":"Taylor","given":"G J","non-dropping-particle":"","parse-names":false,"suffix":""}],"container-title":"Journal of psychosomatic research","id":"ITEM-1","issue":"1","issued":{"date-parts":[["1994","1"]]},"page":"23-32","title":"The twenty-item Toronto Alexithymia Scale--I. Item selection and cross-validation of the factor structure.","type":"article-journal","volume":"38"},"uris":["http://www.mendeley.com/documents/?uuid=3e0feb30-f9a1-363b-8ac7-d78f69fbc04b"]},{"id":"ITEM-2","itemData":{"ISSN":"0937-2032","PMID":"8850096","abstract":"This paper describes the cross-validation of the German version of the 20-Item Toronto Alexithymia Scale (TAS-20) in normal adults (n = 306) as well as in a psychiatric inpatients sample (n = 101). The scale showed adequate estimates of internal consistency, split-half and test-retest reliability, and a three-factor structure comparable to that obtained for the English version of the TAS-20 which was found to be consistent with the main features of the alexithymia construct. Evidence of convergent validity of the German TAS-20 was demonstrated by significant positive correlations with conceptual related psychometric scales. The finding of significantly higher alexithymia scores in the psychiatric patients sample as compared to normal adults underlined the clinical validity of the German version of the TAS-20.","author":[{"dropping-particle":"","family":"Bach","given":"M","non-dropping-particle":"","parse-names":false,"suffix":""},{"dropping-particle":"","family":"Bach","given":"D","non-dropping-particle":"","parse-names":false,"suffix":""},{"dropping-particle":"","family":"Zwaan","given":"M","non-dropping-particle":"de","parse-names":false,"suffix":""},{"dropping-particle":"","family":"Serim","given":"M","non-dropping-particle":"","parse-names":false,"suffix":""},{"dropping-particle":"","family":"Böhmer","given":"F","non-dropping-particle":"","parse-names":false,"suffix":""}],"container-title":"Psychotherapie, Psychosomatik, medizinische Psychologie","id":"ITEM-2","issue":"1","issued":{"date-parts":[["1996","1"]]},"page":"23-8","title":"[Validation of the German version of the 20-item Toronto Alexithymia Scale in normal persons and psychiatric patients].","type":"article-journal","volume":"46"},"uris":["http://www.mendeley.com/documents/?uuid=ee6a2369-b1a6-3647-955e-73e51a70ca33"]}],"mendeley":{"formattedCitation":"(Bach, Bach, de Zwaan, Serim, &amp; Böhmer, 1996; Bagby, Parker, &amp; Taylor, 1994)","manualFormatting":"(German version, Bach, Bach, de Zwaan, Serim, &amp; Böhmer, 1996; Bagby, Parker, &amp; Taylor, 1994)","plainTextFormattedCitation":"(Bach, Bach, de Zwaan, Serim, &amp; Böhmer, 1996; Bagby, Parker, &amp; Taylor, 1994)","previouslyFormattedCitation":"(Bach, Bach, de Zwaan, Serim, &amp; Böhmer, 1996; Bagby, Parker, &amp; Taylor, 1994)"},"properties":{"noteIndex":0},"schema":"https://github.com/citation-style-language/schema/raw/master/csl-citation.json"}</w:instrText>
      </w:r>
      <w:r>
        <w:rPr>
          <w:bCs/>
        </w:rPr>
        <w:fldChar w:fldCharType="separate"/>
      </w:r>
      <w:r w:rsidRPr="00BC0435">
        <w:rPr>
          <w:bCs/>
          <w:noProof/>
        </w:rPr>
        <w:t>(</w:t>
      </w:r>
      <w:r>
        <w:rPr>
          <w:bCs/>
          <w:noProof/>
        </w:rPr>
        <w:t xml:space="preserve">German version, </w:t>
      </w:r>
      <w:r w:rsidRPr="00BC0435">
        <w:rPr>
          <w:bCs/>
          <w:noProof/>
        </w:rPr>
        <w:t>Bach, Bach, de Zwaan, Serim, &amp; Böhmer, 1996; Bagby, Parker, &amp; Taylor, 1994)</w:t>
      </w:r>
      <w:r>
        <w:rPr>
          <w:bCs/>
        </w:rPr>
        <w:fldChar w:fldCharType="end"/>
      </w:r>
      <w:r>
        <w:rPr>
          <w:bCs/>
        </w:rPr>
        <w:t xml:space="preserve"> wurde von den Probanden vor der MRT Messung durchgeführt, um den Grad der Alexithymie zu bestimmen. Der Test erfasst drei Skalen: die Schwierigkeit</w:t>
      </w:r>
      <w:r w:rsidRPr="002F13C0">
        <w:rPr>
          <w:bCs/>
        </w:rPr>
        <w:t xml:space="preserve"> bei </w:t>
      </w:r>
      <w:r>
        <w:rPr>
          <w:bCs/>
        </w:rPr>
        <w:t>der Identifikation von Gefühlen (DIF), die Schwierigkeit</w:t>
      </w:r>
      <w:r w:rsidRPr="002F13C0">
        <w:rPr>
          <w:bCs/>
        </w:rPr>
        <w:t xml:space="preserve"> be</w:t>
      </w:r>
      <w:r>
        <w:rPr>
          <w:bCs/>
        </w:rPr>
        <w:t xml:space="preserve">i der Beschreibung von Gefühlen (DDF) und der extern orientierten Denkstil (EOT). Der Test besteht aus 20 Items mit </w:t>
      </w:r>
      <w:r>
        <w:rPr>
          <w:bCs/>
        </w:rPr>
        <w:lastRenderedPageBreak/>
        <w:t>jeweils fünf möglichen Antworten. Die gesamte Punktzahl ist die Summe der Antworten und geht von 20 bis 100. Bagby und Kollegen schlagen vor, dass Menschen mit einer Punktzahl gleich oder kleiner 51 nicht alexithym, zwischen 52 und 60 möglicherweise alexithym und bei über 61 hochwahrscheinlich alexithym sind.</w:t>
      </w:r>
    </w:p>
    <w:p w14:paraId="2DD474A6" w14:textId="77777777" w:rsidR="00092A89" w:rsidRDefault="00092A89" w:rsidP="00092A89">
      <w:pPr>
        <w:jc w:val="both"/>
        <w:rPr>
          <w:bCs/>
        </w:rPr>
      </w:pPr>
    </w:p>
    <w:p w14:paraId="4A8BDC7F" w14:textId="5BADFAAA" w:rsidR="00092A89" w:rsidRDefault="00092A89" w:rsidP="00092A89">
      <w:pPr>
        <w:jc w:val="both"/>
      </w:pPr>
      <w:r>
        <w:rPr>
          <w:bCs/>
        </w:rPr>
        <w:t xml:space="preserve">Für die Beschreibung der restlichen Tests verweise ich an die Masterarbeit von </w:t>
      </w:r>
      <w:r w:rsidRPr="00FF1E49">
        <w:t>Kirsten Daniela Schmidt</w:t>
      </w:r>
      <w:r>
        <w:t xml:space="preserve"> (</w:t>
      </w:r>
      <w:r w:rsidR="009C2DD6">
        <w:t>Schmidt, 2018</w:t>
      </w:r>
      <w:r>
        <w:t>).</w:t>
      </w:r>
    </w:p>
    <w:p w14:paraId="61BAF38F" w14:textId="77777777" w:rsidR="00903C62" w:rsidRDefault="00903C62" w:rsidP="002F13C0">
      <w:pPr>
        <w:jc w:val="both"/>
      </w:pPr>
    </w:p>
    <w:p w14:paraId="5C1E9707" w14:textId="77777777" w:rsidR="00903C62" w:rsidRDefault="00903C62" w:rsidP="002F13C0">
      <w:pPr>
        <w:jc w:val="both"/>
      </w:pPr>
    </w:p>
    <w:p w14:paraId="159C4BDA" w14:textId="2E58887F" w:rsidR="00903C62" w:rsidRPr="007455D0" w:rsidRDefault="007455D0" w:rsidP="002F13C0">
      <w:pPr>
        <w:jc w:val="both"/>
        <w:rPr>
          <w:i/>
          <w:sz w:val="28"/>
          <w:szCs w:val="28"/>
          <w:u w:val="single"/>
        </w:rPr>
      </w:pPr>
      <w:r>
        <w:rPr>
          <w:i/>
          <w:sz w:val="28"/>
          <w:szCs w:val="28"/>
        </w:rPr>
        <w:t xml:space="preserve">2.3 </w:t>
      </w:r>
      <w:r>
        <w:rPr>
          <w:i/>
          <w:sz w:val="28"/>
          <w:szCs w:val="28"/>
          <w:u w:val="single"/>
        </w:rPr>
        <w:t>Ablauf des Experiments</w:t>
      </w:r>
    </w:p>
    <w:p w14:paraId="0B0326CD" w14:textId="77777777" w:rsidR="00CD71C9" w:rsidRDefault="00CD71C9" w:rsidP="002F13C0">
      <w:pPr>
        <w:jc w:val="both"/>
        <w:rPr>
          <w:bCs/>
        </w:rPr>
      </w:pPr>
    </w:p>
    <w:p w14:paraId="4E179B6B" w14:textId="77777777" w:rsidR="00092A89" w:rsidRPr="008D5AB4" w:rsidRDefault="00092A89" w:rsidP="00092A89">
      <w:pPr>
        <w:jc w:val="both"/>
        <w:rPr>
          <w:bCs/>
        </w:rPr>
      </w:pPr>
      <w:r>
        <w:rPr>
          <w:bCs/>
        </w:rPr>
        <w:t>Meine Arbeit erfolgte im Rahmen eines grö</w:t>
      </w:r>
      <w:r w:rsidRPr="009B2805">
        <w:rPr>
          <w:bCs/>
        </w:rPr>
        <w:t>ß</w:t>
      </w:r>
      <w:r>
        <w:rPr>
          <w:bCs/>
        </w:rPr>
        <w:t xml:space="preserve">eren Experiments mit folgendem Ablauf im MRT. Als erstes wurde ein sog, Localizer gemessen, gefolgt von einer T1-gewichteten Aufnahme, die ich in </w:t>
      </w:r>
      <w:r>
        <w:rPr>
          <w:bCs/>
          <w:i/>
        </w:rPr>
        <w:t xml:space="preserve">2.4.1 </w:t>
      </w:r>
      <w:r>
        <w:rPr>
          <w:bCs/>
        </w:rPr>
        <w:t xml:space="preserve">näher beschreibe. Danach wurde das Gesichterparadigma durchgeführt, was als Hauptteil meiner Arbeit gilt und ich in </w:t>
      </w:r>
      <w:r>
        <w:rPr>
          <w:bCs/>
          <w:i/>
        </w:rPr>
        <w:t xml:space="preserve">2.5.2 </w:t>
      </w:r>
      <w:r>
        <w:rPr>
          <w:bCs/>
        </w:rPr>
        <w:t>erläutere. Dann wurde eine sog, Fielmap gemessen, ein weiteres Paradigma (Reading the Mind in the Eyes, RMET). Danach wurde die MR-Spule gewechselt, von 12- auf 32-Kanal. Nach dem Spulenwechsel wurde wieder ein Localizer und eine T1-Aufnahme durchgeführt. Anschlie</w:t>
      </w:r>
      <w:r w:rsidRPr="009B2805">
        <w:rPr>
          <w:bCs/>
        </w:rPr>
        <w:t>ß</w:t>
      </w:r>
      <w:r>
        <w:rPr>
          <w:bCs/>
        </w:rPr>
        <w:t>end wurde eine DTI Aufnahme gemacht, ein weitere Fieldmap gemessen, eine DTI in der anderen Richtung aufgenommen und zum Schluss eine Venenmessung durchgeführt. Die folgenden Ausführungen fokussieren sich, wie oben erwähnt, insbesondere auf das Gesichterparadigma.</w:t>
      </w:r>
    </w:p>
    <w:p w14:paraId="12F43754" w14:textId="77777777" w:rsidR="00CD71C9" w:rsidRDefault="00CD71C9" w:rsidP="002F13C0">
      <w:pPr>
        <w:jc w:val="both"/>
        <w:rPr>
          <w:bCs/>
          <w:i/>
          <w:sz w:val="28"/>
          <w:szCs w:val="28"/>
        </w:rPr>
      </w:pPr>
    </w:p>
    <w:p w14:paraId="0F836263" w14:textId="73C194E8" w:rsidR="00B94DD8" w:rsidRDefault="007455D0" w:rsidP="002F13C0">
      <w:pPr>
        <w:jc w:val="both"/>
        <w:rPr>
          <w:bCs/>
          <w:i/>
          <w:sz w:val="28"/>
          <w:szCs w:val="28"/>
          <w:u w:val="single"/>
        </w:rPr>
      </w:pPr>
      <w:r>
        <w:rPr>
          <w:bCs/>
          <w:i/>
          <w:sz w:val="28"/>
          <w:szCs w:val="28"/>
        </w:rPr>
        <w:t>2.4</w:t>
      </w:r>
      <w:r w:rsidR="00B94DD8">
        <w:rPr>
          <w:bCs/>
          <w:i/>
          <w:sz w:val="28"/>
          <w:szCs w:val="28"/>
        </w:rPr>
        <w:t xml:space="preserve"> </w:t>
      </w:r>
      <w:r w:rsidR="00B94DD8">
        <w:rPr>
          <w:bCs/>
          <w:i/>
          <w:sz w:val="28"/>
          <w:szCs w:val="28"/>
          <w:u w:val="single"/>
        </w:rPr>
        <w:t>MR – Parameter</w:t>
      </w:r>
    </w:p>
    <w:p w14:paraId="7989C253" w14:textId="77777777" w:rsidR="00B94DD8" w:rsidRDefault="00B94DD8" w:rsidP="002F13C0">
      <w:pPr>
        <w:jc w:val="both"/>
        <w:rPr>
          <w:bCs/>
          <w:i/>
          <w:sz w:val="28"/>
          <w:szCs w:val="28"/>
          <w:u w:val="single"/>
        </w:rPr>
      </w:pPr>
    </w:p>
    <w:p w14:paraId="7725A993" w14:textId="77777777" w:rsidR="00092A89" w:rsidRDefault="00092A89" w:rsidP="00092A89">
      <w:pPr>
        <w:jc w:val="both"/>
        <w:rPr>
          <w:bCs/>
        </w:rPr>
      </w:pPr>
      <w:r>
        <w:rPr>
          <w:bCs/>
        </w:rPr>
        <w:t>Alle Probanden wurden in einem 3 Tesla MRT (</w:t>
      </w:r>
      <w:r w:rsidRPr="005F0F6F">
        <w:rPr>
          <w:bCs/>
        </w:rPr>
        <w:t xml:space="preserve">Siemens TIM Trio, Erlangen, </w:t>
      </w:r>
      <w:r>
        <w:rPr>
          <w:bCs/>
        </w:rPr>
        <w:t>Deutschland) in der Klinik für Psychiatrie und Psychotherapie der Universität Marburg gemessen. Ich beschreibe im Folgenden die MR-Parameter für die T1-gewichtete Aufnahme und die T2*-Aufnahme, die im Gesichterparadigma zum Einsatz kam.</w:t>
      </w:r>
    </w:p>
    <w:p w14:paraId="790894B0" w14:textId="77777777" w:rsidR="005F0F6F" w:rsidRDefault="005F0F6F" w:rsidP="005F0F6F">
      <w:pPr>
        <w:jc w:val="both"/>
        <w:rPr>
          <w:bCs/>
        </w:rPr>
      </w:pPr>
    </w:p>
    <w:p w14:paraId="7872A8DF" w14:textId="310F9AA3" w:rsidR="005F0F6F" w:rsidRPr="00CF44BE" w:rsidRDefault="007455D0" w:rsidP="005F0F6F">
      <w:pPr>
        <w:jc w:val="both"/>
        <w:rPr>
          <w:bCs/>
          <w:i/>
          <w:u w:val="single"/>
        </w:rPr>
      </w:pPr>
      <w:r>
        <w:rPr>
          <w:bCs/>
          <w:i/>
        </w:rPr>
        <w:t>2.4</w:t>
      </w:r>
      <w:r w:rsidR="005F0F6F">
        <w:rPr>
          <w:bCs/>
          <w:i/>
        </w:rPr>
        <w:t xml:space="preserve">.1 </w:t>
      </w:r>
      <w:r w:rsidR="005F0F6F">
        <w:rPr>
          <w:bCs/>
          <w:i/>
          <w:u w:val="single"/>
        </w:rPr>
        <w:t>T1-gewichtete Aufnahme</w:t>
      </w:r>
    </w:p>
    <w:p w14:paraId="308AE013" w14:textId="77777777" w:rsidR="00092A89" w:rsidRPr="007E0182" w:rsidRDefault="00092A89" w:rsidP="00092A89">
      <w:pPr>
        <w:jc w:val="both"/>
        <w:rPr>
          <w:bCs/>
        </w:rPr>
      </w:pPr>
      <w:r w:rsidRPr="00C47031">
        <w:rPr>
          <w:bCs/>
        </w:rPr>
        <w:t>Die anatomischen Bilder wurden in sagittaler Schnittführung mittels einer MPRage Sequenz mit</w:t>
      </w:r>
      <w:r>
        <w:rPr>
          <w:bCs/>
        </w:rPr>
        <w:t xml:space="preserve"> folgenden Parametern aufgenommen:</w:t>
      </w:r>
      <w:r w:rsidRPr="00C47031">
        <w:rPr>
          <w:bCs/>
        </w:rPr>
        <w:t xml:space="preserve"> </w:t>
      </w:r>
      <w:r>
        <w:rPr>
          <w:bCs/>
        </w:rPr>
        <w:t xml:space="preserve">176 sagittale Schichten, TA (acquisition time) 4:18min, TR (repetition time) </w:t>
      </w:r>
      <w:r w:rsidRPr="00C47031">
        <w:rPr>
          <w:bCs/>
        </w:rPr>
        <w:t xml:space="preserve">1900 ms, TE </w:t>
      </w:r>
      <w:r>
        <w:rPr>
          <w:bCs/>
        </w:rPr>
        <w:t xml:space="preserve">(echo time) </w:t>
      </w:r>
      <w:r w:rsidRPr="00C47031">
        <w:rPr>
          <w:bCs/>
        </w:rPr>
        <w:t xml:space="preserve">2,52 ms, </w:t>
      </w:r>
      <w:r>
        <w:rPr>
          <w:bCs/>
        </w:rPr>
        <w:t>Matrix Grö</w:t>
      </w:r>
      <w:r w:rsidRPr="009B2805">
        <w:rPr>
          <w:bCs/>
        </w:rPr>
        <w:t>ß</w:t>
      </w:r>
      <w:r>
        <w:rPr>
          <w:bCs/>
        </w:rPr>
        <w:t>e 256 x 246 V</w:t>
      </w:r>
      <w:r w:rsidRPr="007E0182">
        <w:rPr>
          <w:bCs/>
        </w:rPr>
        <w:t>oxels</w:t>
      </w:r>
      <w:r>
        <w:rPr>
          <w:bCs/>
        </w:rPr>
        <w:t xml:space="preserve">, ST (slice thickness) 1mm, </w:t>
      </w:r>
      <w:r w:rsidRPr="00C47031">
        <w:rPr>
          <w:bCs/>
        </w:rPr>
        <w:t>Voxelgröße</w:t>
      </w:r>
      <w:r>
        <w:rPr>
          <w:bCs/>
        </w:rPr>
        <w:t xml:space="preserve"> </w:t>
      </w:r>
      <w:r w:rsidRPr="00C47031">
        <w:rPr>
          <w:bCs/>
        </w:rPr>
        <w:t xml:space="preserve">1,0 × 1,0 × 1,0 mm, </w:t>
      </w:r>
      <w:r>
        <w:rPr>
          <w:bCs/>
        </w:rPr>
        <w:t>FoV (Field of View) 256 x 256</w:t>
      </w:r>
      <w:r w:rsidRPr="00C47031">
        <w:rPr>
          <w:rFonts w:ascii="Times New Roman" w:eastAsia="Times New Roman" w:hAnsi="Times New Roman" w:cs="Times New Roman"/>
          <w:sz w:val="20"/>
          <w:szCs w:val="20"/>
        </w:rPr>
        <w:t xml:space="preserve"> </w:t>
      </w:r>
      <w:r w:rsidRPr="00C47031">
        <w:rPr>
          <w:bCs/>
        </w:rPr>
        <w:t>mm</w:t>
      </w:r>
      <w:r w:rsidRPr="00806F1E">
        <w:rPr>
          <w:bCs/>
          <w:vertAlign w:val="superscript"/>
        </w:rPr>
        <w:t>2</w:t>
      </w:r>
      <w:r w:rsidRPr="00C47031">
        <w:rPr>
          <w:bCs/>
        </w:rPr>
        <w:t xml:space="preserve">, </w:t>
      </w:r>
      <w:r>
        <w:rPr>
          <w:bCs/>
        </w:rPr>
        <w:t>PE (phase-encoding direction)</w:t>
      </w:r>
      <w:r w:rsidRPr="007E0182">
        <w:rPr>
          <w:bCs/>
        </w:rPr>
        <w:t xml:space="preserve"> </w:t>
      </w:r>
      <w:r>
        <w:rPr>
          <w:bCs/>
        </w:rPr>
        <w:t xml:space="preserve">anterior nach </w:t>
      </w:r>
      <w:r w:rsidRPr="007E0182">
        <w:rPr>
          <w:bCs/>
        </w:rPr>
        <w:t>posterior</w:t>
      </w:r>
      <w:r>
        <w:rPr>
          <w:bCs/>
        </w:rPr>
        <w:t xml:space="preserve">, DF (distance factor) </w:t>
      </w:r>
      <w:r w:rsidRPr="007E0182">
        <w:rPr>
          <w:bCs/>
        </w:rPr>
        <w:t>50 %,</w:t>
      </w:r>
      <w:r>
        <w:rPr>
          <w:bCs/>
        </w:rPr>
        <w:t xml:space="preserve"> </w:t>
      </w:r>
      <w:r w:rsidRPr="00C47031">
        <w:rPr>
          <w:bCs/>
        </w:rPr>
        <w:t>Kipp-Winkel 9°</w:t>
      </w:r>
      <w:r>
        <w:rPr>
          <w:bCs/>
        </w:rPr>
        <w:t>, parallel imaging GRAPPA</w:t>
      </w:r>
      <w:r w:rsidRPr="00F501A7">
        <w:rPr>
          <w:bCs/>
          <w:color w:val="C0504D" w:themeColor="accent2"/>
        </w:rPr>
        <w:t xml:space="preserve"> </w:t>
      </w:r>
      <w:r w:rsidRPr="006F6FBA">
        <w:rPr>
          <w:bCs/>
        </w:rPr>
        <w:t xml:space="preserve">(acceleration factor of 2), </w:t>
      </w:r>
      <w:r>
        <w:rPr>
          <w:bCs/>
        </w:rPr>
        <w:t>Bandbreite</w:t>
      </w:r>
      <w:r w:rsidRPr="00F501A7">
        <w:rPr>
          <w:bCs/>
          <w:color w:val="C0504D" w:themeColor="accent2"/>
        </w:rPr>
        <w:t xml:space="preserve"> </w:t>
      </w:r>
      <w:r w:rsidRPr="007E0182">
        <w:rPr>
          <w:bCs/>
        </w:rPr>
        <w:t>170 Hz/Px.</w:t>
      </w:r>
    </w:p>
    <w:p w14:paraId="15097E9F" w14:textId="27B05742" w:rsidR="00C47031" w:rsidRDefault="00C47031" w:rsidP="00C47031">
      <w:pPr>
        <w:jc w:val="both"/>
        <w:rPr>
          <w:bCs/>
        </w:rPr>
      </w:pPr>
    </w:p>
    <w:p w14:paraId="64A51863" w14:textId="640864CB" w:rsidR="00092A89" w:rsidRDefault="007455D0" w:rsidP="00C47031">
      <w:pPr>
        <w:jc w:val="both"/>
        <w:rPr>
          <w:bCs/>
          <w:i/>
          <w:u w:val="single"/>
        </w:rPr>
      </w:pPr>
      <w:r>
        <w:rPr>
          <w:bCs/>
          <w:i/>
        </w:rPr>
        <w:t>2.4</w:t>
      </w:r>
      <w:r w:rsidR="0077748E">
        <w:rPr>
          <w:bCs/>
          <w:i/>
        </w:rPr>
        <w:t xml:space="preserve">.2 </w:t>
      </w:r>
      <w:r w:rsidR="0077748E">
        <w:rPr>
          <w:bCs/>
          <w:i/>
          <w:u w:val="single"/>
        </w:rPr>
        <w:t>T2* -gewichtete Aufnahme</w:t>
      </w:r>
    </w:p>
    <w:p w14:paraId="6F6E6E61" w14:textId="1458FA46" w:rsidR="00092A89" w:rsidRDefault="00092A89" w:rsidP="00092A89">
      <w:pPr>
        <w:jc w:val="both"/>
        <w:rPr>
          <w:bCs/>
        </w:rPr>
      </w:pPr>
      <w:r>
        <w:rPr>
          <w:bCs/>
        </w:rPr>
        <w:t xml:space="preserve">Die T2*-gewichtete Gradienten-Echo planar imaging sequenz (EPI) wurde benutzt, um 527 funktionelle Bilder, die sensitiv für den Blood Oxygen Level Dependent (BOLD) Kontrast sind, aufzunehmen. Dabei wurden folgende Parameter angewendet: </w:t>
      </w:r>
      <w:r w:rsidRPr="004D293D">
        <w:rPr>
          <w:bCs/>
        </w:rPr>
        <w:t xml:space="preserve">TA 17:13 min, TR 1781 </w:t>
      </w:r>
      <w:r>
        <w:rPr>
          <w:bCs/>
        </w:rPr>
        <w:t>ms, TE 36 ms, FoV 256 x 192 mm</w:t>
      </w:r>
      <w:r w:rsidRPr="00806F1E">
        <w:rPr>
          <w:bCs/>
          <w:vertAlign w:val="superscript"/>
        </w:rPr>
        <w:t>2</w:t>
      </w:r>
      <w:r>
        <w:rPr>
          <w:bCs/>
        </w:rPr>
        <w:t>, Matrix Grö</w:t>
      </w:r>
      <w:r w:rsidRPr="009B2805">
        <w:rPr>
          <w:bCs/>
        </w:rPr>
        <w:t>ß</w:t>
      </w:r>
      <w:r>
        <w:rPr>
          <w:bCs/>
        </w:rPr>
        <w:t>e</w:t>
      </w:r>
      <w:r w:rsidRPr="004D293D">
        <w:rPr>
          <w:bCs/>
        </w:rPr>
        <w:t xml:space="preserve"> 96 x 128, ST 2.4 mm, DF 20%,</w:t>
      </w:r>
      <w:r>
        <w:rPr>
          <w:bCs/>
        </w:rPr>
        <w:t xml:space="preserve"> Voxel Grö</w:t>
      </w:r>
      <w:r w:rsidRPr="009B2805">
        <w:rPr>
          <w:bCs/>
        </w:rPr>
        <w:t>ß</w:t>
      </w:r>
      <w:r>
        <w:rPr>
          <w:bCs/>
        </w:rPr>
        <w:t>e 2.0 x 2.0 x 2.4 mm</w:t>
      </w:r>
      <w:r w:rsidRPr="00806F1E">
        <w:rPr>
          <w:bCs/>
          <w:vertAlign w:val="superscript"/>
        </w:rPr>
        <w:t>3</w:t>
      </w:r>
      <w:r>
        <w:rPr>
          <w:bCs/>
        </w:rPr>
        <w:t>(2.0 x 2.0 x 2.8mm</w:t>
      </w:r>
      <w:r w:rsidRPr="00806F1E">
        <w:rPr>
          <w:bCs/>
          <w:vertAlign w:val="superscript"/>
        </w:rPr>
        <w:t>3</w:t>
      </w:r>
      <w:r>
        <w:rPr>
          <w:bCs/>
        </w:rPr>
        <w:t xml:space="preserve"> </w:t>
      </w:r>
      <w:r w:rsidRPr="004D293D">
        <w:rPr>
          <w:bCs/>
        </w:rPr>
        <w:t>in</w:t>
      </w:r>
      <w:r>
        <w:rPr>
          <w:bCs/>
        </w:rPr>
        <w:t>k</w:t>
      </w:r>
      <w:r w:rsidRPr="004D293D">
        <w:rPr>
          <w:bCs/>
        </w:rPr>
        <w:t xml:space="preserve">l. gap), PE </w:t>
      </w:r>
      <w:r>
        <w:rPr>
          <w:bCs/>
        </w:rPr>
        <w:t>von</w:t>
      </w:r>
      <w:r w:rsidRPr="004D293D">
        <w:rPr>
          <w:bCs/>
        </w:rPr>
        <w:t xml:space="preserve"> anterior </w:t>
      </w:r>
      <w:r>
        <w:rPr>
          <w:bCs/>
        </w:rPr>
        <w:t>nach</w:t>
      </w:r>
      <w:r w:rsidRPr="004D293D">
        <w:rPr>
          <w:bCs/>
        </w:rPr>
        <w:t xml:space="preserve"> posterior, </w:t>
      </w:r>
      <w:r>
        <w:rPr>
          <w:bCs/>
        </w:rPr>
        <w:t xml:space="preserve">Kipp-Winkel 70°, Bandbreite </w:t>
      </w:r>
      <w:r>
        <w:rPr>
          <w:bCs/>
        </w:rPr>
        <w:lastRenderedPageBreak/>
        <w:t>1346 Hz/Px, aufsteigende Aufnahme der Schichten</w:t>
      </w:r>
      <w:r w:rsidRPr="004D293D">
        <w:rPr>
          <w:bCs/>
        </w:rPr>
        <w:t>.</w:t>
      </w:r>
      <w:r>
        <w:rPr>
          <w:bCs/>
        </w:rPr>
        <w:t xml:space="preserve"> Die Schichten der funktionellen Scans beinhalten die kompletten temporalen und occipitalen Lappen und wurden parallel zur interkommisuralen AC-PC Ebene (anteriore Kommisur zu posteriore Kommisur) aufgenommen. Alle Regionen des Kernsystems, sowie Regionen des erweiterten Systems wur</w:t>
      </w:r>
      <w:r w:rsidR="001F50A8">
        <w:rPr>
          <w:bCs/>
        </w:rPr>
        <w:t>den somit eingeschlossen (Abb. 3</w:t>
      </w:r>
      <w:r>
        <w:rPr>
          <w:bCs/>
        </w:rPr>
        <w:t>)</w:t>
      </w:r>
      <w:r w:rsidR="001F50A8">
        <w:rPr>
          <w:bCs/>
        </w:rPr>
        <w:t>.</w:t>
      </w:r>
    </w:p>
    <w:p w14:paraId="7A8D6583" w14:textId="77777777" w:rsidR="00092A89" w:rsidRDefault="00092A89" w:rsidP="00092A89">
      <w:pPr>
        <w:jc w:val="both"/>
        <w:rPr>
          <w:bCs/>
        </w:rPr>
      </w:pPr>
    </w:p>
    <w:p w14:paraId="5854325C" w14:textId="77777777" w:rsidR="00F501A7" w:rsidRDefault="00F501A7" w:rsidP="004D293D">
      <w:pPr>
        <w:jc w:val="both"/>
        <w:rPr>
          <w:bCs/>
        </w:rPr>
      </w:pPr>
    </w:p>
    <w:p w14:paraId="71E446DB" w14:textId="0263CE9E" w:rsidR="00424211" w:rsidRDefault="00F501A7" w:rsidP="004D293D">
      <w:pPr>
        <w:jc w:val="both"/>
        <w:rPr>
          <w:bCs/>
        </w:rPr>
      </w:pPr>
      <w:r>
        <w:rPr>
          <w:bCs/>
          <w:noProof/>
          <w:lang w:val="de-DE" w:eastAsia="de-DE"/>
        </w:rPr>
        <w:drawing>
          <wp:inline distT="0" distB="0" distL="0" distR="0" wp14:anchorId="49FA3108" wp14:editId="371E993A">
            <wp:extent cx="5396230" cy="3136900"/>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6230" cy="3136900"/>
                    </a:xfrm>
                    <a:prstGeom prst="rect">
                      <a:avLst/>
                    </a:prstGeom>
                    <a:noFill/>
                    <a:ln>
                      <a:noFill/>
                    </a:ln>
                  </pic:spPr>
                </pic:pic>
              </a:graphicData>
            </a:graphic>
          </wp:inline>
        </w:drawing>
      </w:r>
    </w:p>
    <w:p w14:paraId="5D7F4109" w14:textId="0DA15C6F" w:rsidR="00424211" w:rsidRPr="0077748E" w:rsidRDefault="00424211" w:rsidP="004D293D">
      <w:pPr>
        <w:jc w:val="both"/>
        <w:rPr>
          <w:bCs/>
        </w:rPr>
      </w:pPr>
    </w:p>
    <w:p w14:paraId="39481CFC" w14:textId="4EF24BCD" w:rsidR="00092A89" w:rsidRPr="00A31409" w:rsidRDefault="00A44DC7" w:rsidP="00092A89">
      <w:pPr>
        <w:ind w:left="142"/>
        <w:jc w:val="both"/>
        <w:rPr>
          <w:bCs/>
          <w:sz w:val="20"/>
          <w:szCs w:val="20"/>
        </w:rPr>
      </w:pPr>
      <w:r>
        <w:rPr>
          <w:b/>
          <w:bCs/>
          <w:sz w:val="22"/>
          <w:szCs w:val="22"/>
        </w:rPr>
        <w:t>Abb. 3</w:t>
      </w:r>
      <w:r w:rsidR="00092A89">
        <w:rPr>
          <w:b/>
          <w:bCs/>
          <w:sz w:val="22"/>
          <w:szCs w:val="22"/>
        </w:rPr>
        <w:t xml:space="preserve">: </w:t>
      </w:r>
      <w:r w:rsidR="00092A89">
        <w:rPr>
          <w:b/>
          <w:bCs/>
          <w:sz w:val="20"/>
          <w:szCs w:val="20"/>
        </w:rPr>
        <w:t>Messvolumen der funktionellen MRT-Messung</w:t>
      </w:r>
      <w:r w:rsidR="00092A89" w:rsidRPr="00A34A1E">
        <w:rPr>
          <w:b/>
          <w:bCs/>
          <w:sz w:val="20"/>
          <w:szCs w:val="20"/>
        </w:rPr>
        <w:t>.</w:t>
      </w:r>
      <w:r w:rsidR="00092A89">
        <w:rPr>
          <w:b/>
          <w:bCs/>
          <w:sz w:val="20"/>
          <w:szCs w:val="20"/>
        </w:rPr>
        <w:t xml:space="preserve"> </w:t>
      </w:r>
      <w:r w:rsidR="00092A89">
        <w:rPr>
          <w:bCs/>
          <w:sz w:val="20"/>
          <w:szCs w:val="20"/>
        </w:rPr>
        <w:t>Im linken Bild ist die sagittale und im rechten Bild die koronare Schnittführung dargestellt. Das Messvolumen beinhaltete beidseits die gesichtsspezifischen Kerngebiete: OFA, FFA und STS. Au</w:t>
      </w:r>
      <w:r w:rsidR="00092A89" w:rsidRPr="008404F3">
        <w:rPr>
          <w:bCs/>
          <w:sz w:val="20"/>
          <w:szCs w:val="20"/>
        </w:rPr>
        <w:t>ß</w:t>
      </w:r>
      <w:r w:rsidR="00092A89">
        <w:rPr>
          <w:bCs/>
          <w:sz w:val="20"/>
          <w:szCs w:val="20"/>
        </w:rPr>
        <w:t xml:space="preserve">erdem ist der ATL, als Teil des erweiterten System, ebenfalls beidseits eingeschlossen (Abbildung nach </w:t>
      </w:r>
      <w:r w:rsidR="00092A89" w:rsidRPr="00424211">
        <w:rPr>
          <w:sz w:val="20"/>
          <w:szCs w:val="20"/>
        </w:rPr>
        <w:t>Kirsten Daniela Schmidt</w:t>
      </w:r>
      <w:r w:rsidR="00092A89">
        <w:rPr>
          <w:sz w:val="20"/>
          <w:szCs w:val="20"/>
        </w:rPr>
        <w:t xml:space="preserve">, </w:t>
      </w:r>
      <w:r w:rsidR="00A01ACF" w:rsidRPr="00A01ACF">
        <w:rPr>
          <w:sz w:val="20"/>
          <w:szCs w:val="20"/>
        </w:rPr>
        <w:t>(Schmidt, 2018)</w:t>
      </w:r>
      <w:r w:rsidR="00092A89">
        <w:rPr>
          <w:sz w:val="20"/>
          <w:szCs w:val="20"/>
        </w:rPr>
        <w:t>.</w:t>
      </w:r>
    </w:p>
    <w:p w14:paraId="35F8E0A0" w14:textId="77777777" w:rsidR="00A34A1E" w:rsidRPr="00A34A1E" w:rsidRDefault="00A34A1E" w:rsidP="00092A89">
      <w:pPr>
        <w:jc w:val="both"/>
        <w:rPr>
          <w:b/>
          <w:bCs/>
          <w:sz w:val="20"/>
          <w:szCs w:val="20"/>
        </w:rPr>
      </w:pPr>
    </w:p>
    <w:p w14:paraId="78BDBA71" w14:textId="77777777" w:rsidR="008404F3" w:rsidRDefault="008404F3" w:rsidP="00C47031">
      <w:pPr>
        <w:jc w:val="both"/>
        <w:rPr>
          <w:b/>
          <w:bCs/>
          <w:sz w:val="20"/>
          <w:szCs w:val="20"/>
        </w:rPr>
      </w:pPr>
    </w:p>
    <w:p w14:paraId="5086627D" w14:textId="075615B8" w:rsidR="0077748E" w:rsidRDefault="007455D0" w:rsidP="00C47031">
      <w:pPr>
        <w:jc w:val="both"/>
        <w:rPr>
          <w:bCs/>
          <w:i/>
          <w:sz w:val="28"/>
          <w:szCs w:val="28"/>
          <w:u w:val="single"/>
        </w:rPr>
      </w:pPr>
      <w:r>
        <w:rPr>
          <w:bCs/>
          <w:i/>
          <w:sz w:val="28"/>
          <w:szCs w:val="28"/>
        </w:rPr>
        <w:t>2.5</w:t>
      </w:r>
      <w:r w:rsidR="00917E69">
        <w:rPr>
          <w:bCs/>
          <w:i/>
          <w:sz w:val="28"/>
          <w:szCs w:val="28"/>
        </w:rPr>
        <w:t xml:space="preserve"> </w:t>
      </w:r>
      <w:r w:rsidR="00917E69">
        <w:rPr>
          <w:bCs/>
          <w:i/>
          <w:sz w:val="28"/>
          <w:szCs w:val="28"/>
          <w:u w:val="single"/>
        </w:rPr>
        <w:t>Experimentelles Design</w:t>
      </w:r>
    </w:p>
    <w:p w14:paraId="1D8E9FF9" w14:textId="77777777" w:rsidR="00CD71C9" w:rsidRDefault="00CD71C9" w:rsidP="00C47031">
      <w:pPr>
        <w:jc w:val="both"/>
        <w:rPr>
          <w:bCs/>
          <w:i/>
        </w:rPr>
      </w:pPr>
    </w:p>
    <w:p w14:paraId="039BCC8E" w14:textId="77777777" w:rsidR="00CD71C9" w:rsidRDefault="00CD71C9" w:rsidP="00C47031">
      <w:pPr>
        <w:jc w:val="both"/>
        <w:rPr>
          <w:bCs/>
          <w:i/>
        </w:rPr>
      </w:pPr>
    </w:p>
    <w:p w14:paraId="2240CBB3" w14:textId="214B6257" w:rsidR="000A38CD" w:rsidRPr="00CF44BE" w:rsidRDefault="007455D0" w:rsidP="00C47031">
      <w:pPr>
        <w:jc w:val="both"/>
        <w:rPr>
          <w:bCs/>
          <w:i/>
          <w:u w:val="single"/>
        </w:rPr>
      </w:pPr>
      <w:r>
        <w:rPr>
          <w:bCs/>
          <w:i/>
        </w:rPr>
        <w:t>2.5</w:t>
      </w:r>
      <w:r w:rsidR="000A38CD">
        <w:rPr>
          <w:bCs/>
          <w:i/>
        </w:rPr>
        <w:t xml:space="preserve">.1 </w:t>
      </w:r>
      <w:r w:rsidR="000A38CD">
        <w:rPr>
          <w:bCs/>
          <w:i/>
          <w:u w:val="single"/>
        </w:rPr>
        <w:t>Präsentation der Stimuli</w:t>
      </w:r>
    </w:p>
    <w:p w14:paraId="1334AA7C" w14:textId="77777777" w:rsidR="00092A89" w:rsidRPr="00FE39A3" w:rsidRDefault="00092A89" w:rsidP="00092A89">
      <w:pPr>
        <w:jc w:val="both"/>
        <w:rPr>
          <w:sz w:val="23"/>
          <w:szCs w:val="23"/>
        </w:rPr>
      </w:pPr>
      <w:r>
        <w:rPr>
          <w:bCs/>
        </w:rPr>
        <w:t>Für die Messung im MRT wurden die Probanden vorsichtig gelagert, sodass sie mit Körper und Kopf senkrecht zum Scanner lagen. Die Lichter im Raum wurden angepasst mit auf 50% gedämpftes Licht im MR-Scanner und 100% helles Licht au</w:t>
      </w:r>
      <w:r w:rsidRPr="009B2805">
        <w:rPr>
          <w:bCs/>
        </w:rPr>
        <w:t>ß</w:t>
      </w:r>
      <w:r>
        <w:rPr>
          <w:bCs/>
        </w:rPr>
        <w:t xml:space="preserve">erhalb. Eine Tastatur mit fünf Antwortmöglichkeiten wurde am rechten Oberschenkel der Probanden fixiert. Die Probanden mussten für Rückmeldungen nur ihren Zeigefinger benutzen, der auf der zweiten Taste positioniert wurde. Um die Position des Kopfes zu kontrollieren und ungewollte Bewegungen zu verhindern, wurde dieser mit Schaumkissen stabilisiert. Das Nasenbein des Probanden wurde im Isozentrum des magnetischen Feldes platziert. Das fMRT Paradigma wurde über einen sich außerhalb der MRT-Kabine befindlichen, durch eine Glasscheibe sichtbaren  LCD Bildschirm </w:t>
      </w:r>
      <w:r w:rsidRPr="002A1FAA">
        <w:rPr>
          <w:bCs/>
          <w:lang w:val="es-ES"/>
        </w:rPr>
        <w:t>(LG SL9000, 60 Hz refresh rate, 42 inch, 1920 x 1080 pixel resolution)</w:t>
      </w:r>
      <w:r>
        <w:rPr>
          <w:bCs/>
          <w:lang w:val="es-ES"/>
        </w:rPr>
        <w:t xml:space="preserve"> präsentiert. Die Probanden konnten den Bildschirm,  über einen 45</w:t>
      </w:r>
      <w:r w:rsidRPr="00585791">
        <w:t>°</w:t>
      </w:r>
      <w:r>
        <w:rPr>
          <w:sz w:val="23"/>
          <w:szCs w:val="23"/>
        </w:rPr>
        <w:t xml:space="preserve"> </w:t>
      </w:r>
      <w:r>
        <w:rPr>
          <w:bCs/>
          <w:lang w:val="es-ES"/>
        </w:rPr>
        <w:t xml:space="preserve">gekippten Umlenkspiegel, der an der Kopfspule angebracht war, sehen. Die Distanz zwischen dem Bildschirm und dem Auge des </w:t>
      </w:r>
      <w:r>
        <w:rPr>
          <w:bCs/>
          <w:lang w:val="es-ES"/>
        </w:rPr>
        <w:lastRenderedPageBreak/>
        <w:t>Probanden betrug 2.4 m. Die visuellen Stimuli wurden mit einem visuellen Winkel von etwa 6.6</w:t>
      </w:r>
      <w:r>
        <w:rPr>
          <w:sz w:val="23"/>
          <w:szCs w:val="23"/>
        </w:rPr>
        <w:t>° senkrecht und 8.24° waagerecht gezeigt. Für die Präsentation der Stimuli wurde die Software ,</w:t>
      </w:r>
      <w:r>
        <w:rPr>
          <w:sz w:val="23"/>
          <w:szCs w:val="23"/>
          <w:lang w:val="es-ES"/>
        </w:rPr>
        <w:t>P</w:t>
      </w:r>
      <w:r w:rsidRPr="00A31636">
        <w:rPr>
          <w:sz w:val="23"/>
          <w:szCs w:val="23"/>
          <w:lang w:val="es-ES"/>
        </w:rPr>
        <w:t>resentation</w:t>
      </w:r>
      <w:r>
        <w:rPr>
          <w:sz w:val="23"/>
          <w:szCs w:val="23"/>
          <w:lang w:val="es-ES"/>
        </w:rPr>
        <w:t>’</w:t>
      </w:r>
      <w:r w:rsidRPr="00A31636">
        <w:rPr>
          <w:sz w:val="23"/>
          <w:szCs w:val="23"/>
          <w:lang w:val="es-ES"/>
        </w:rPr>
        <w:t xml:space="preserve"> (Version 18, Neurobehavioral Systems, San Francisco, California, USA</w:t>
      </w:r>
      <w:r>
        <w:rPr>
          <w:sz w:val="23"/>
          <w:szCs w:val="23"/>
          <w:lang w:val="es-ES"/>
        </w:rPr>
        <w:t>) verwendet.</w:t>
      </w:r>
    </w:p>
    <w:p w14:paraId="124F3301" w14:textId="77777777" w:rsidR="006A1F54" w:rsidRDefault="006A1F54" w:rsidP="002F13C0">
      <w:pPr>
        <w:jc w:val="both"/>
        <w:rPr>
          <w:i/>
          <w:sz w:val="28"/>
          <w:szCs w:val="28"/>
          <w:u w:val="single"/>
        </w:rPr>
      </w:pPr>
    </w:p>
    <w:p w14:paraId="03646A6F" w14:textId="77777777" w:rsidR="006A1F54" w:rsidRDefault="006A1F54" w:rsidP="002F13C0">
      <w:pPr>
        <w:jc w:val="both"/>
        <w:rPr>
          <w:i/>
          <w:sz w:val="28"/>
          <w:szCs w:val="28"/>
          <w:u w:val="single"/>
        </w:rPr>
      </w:pPr>
    </w:p>
    <w:p w14:paraId="4DAAC51F" w14:textId="36241521" w:rsidR="005C0DDC" w:rsidRPr="00CF44BE" w:rsidRDefault="007455D0" w:rsidP="005659DC">
      <w:pPr>
        <w:jc w:val="both"/>
        <w:rPr>
          <w:i/>
          <w:u w:val="single"/>
        </w:rPr>
      </w:pPr>
      <w:r>
        <w:rPr>
          <w:i/>
        </w:rPr>
        <w:t>2.5</w:t>
      </w:r>
      <w:r w:rsidR="001609BF">
        <w:rPr>
          <w:i/>
        </w:rPr>
        <w:t xml:space="preserve">.2 </w:t>
      </w:r>
      <w:r w:rsidR="001609BF">
        <w:rPr>
          <w:i/>
          <w:u w:val="single"/>
        </w:rPr>
        <w:t>fMRT Paradigma</w:t>
      </w:r>
    </w:p>
    <w:p w14:paraId="2B9CD071" w14:textId="77777777" w:rsidR="009C79EF" w:rsidRDefault="009C79EF" w:rsidP="009C79EF">
      <w:pPr>
        <w:jc w:val="both"/>
      </w:pPr>
      <w:r>
        <w:t>Um die Gesichterverarbeitung der Probanden zu untersuchen, benutzten wir ein experimentelles Design, das im ,Laboratory for Multimodal Neuroimaging’ (LMN) in Marburg entwickelt wurde. Im Paradigma wurden neutrale,  ängstliche und traurige Gesichter blockweise gezeigt. Um die gesichtsspezifischen Regionen im Gehirn zu lokalisieren, wurden die Bilder der Gesichter mit Bilder von Häuser als Kontrollstimulus kontrastiert.</w:t>
      </w:r>
    </w:p>
    <w:p w14:paraId="39F55718" w14:textId="24A0157A" w:rsidR="009C79EF" w:rsidRDefault="009C79EF" w:rsidP="009C79EF">
      <w:pPr>
        <w:jc w:val="both"/>
        <w:rPr>
          <w:rFonts w:ascii="Times New Roman" w:hAnsi="Times New Roman" w:cs="Times New Roman"/>
          <w:lang w:val="es-ES"/>
        </w:rPr>
      </w:pPr>
      <w:r>
        <w:t xml:space="preserve">Die Gesichter wurden aus </w:t>
      </w:r>
      <w:r w:rsidRPr="00545C4D">
        <w:t>der Datenbank ,</w:t>
      </w:r>
      <w:r w:rsidRPr="00545C4D">
        <w:rPr>
          <w:rFonts w:cs="Times New Roman"/>
          <w:lang w:val="es-ES"/>
        </w:rPr>
        <w:t>Karolinska Directed Emotional Faces (KDEF)’ (http://www.emotionlab.se/resources/kdef) entnommen. Insgesamt wurden 30 verschiedene Menschen ausgesucht</w:t>
      </w:r>
      <w:r>
        <w:rPr>
          <w:rFonts w:cs="Times New Roman"/>
          <w:lang w:val="es-ES"/>
        </w:rPr>
        <w:t>. P</w:t>
      </w:r>
      <w:r w:rsidRPr="00545C4D">
        <w:rPr>
          <w:rFonts w:cs="Times New Roman"/>
          <w:lang w:val="es-ES"/>
        </w:rPr>
        <w:t xml:space="preserve">ro Person </w:t>
      </w:r>
      <w:r>
        <w:rPr>
          <w:rFonts w:cs="Times New Roman"/>
          <w:lang w:val="es-ES"/>
        </w:rPr>
        <w:t xml:space="preserve">wurden </w:t>
      </w:r>
      <w:r w:rsidRPr="00545C4D">
        <w:rPr>
          <w:rFonts w:cs="Times New Roman"/>
          <w:lang w:val="es-ES"/>
        </w:rPr>
        <w:t>drei Emotionen (neutral, ängstlich, traurig)</w:t>
      </w:r>
      <w:r>
        <w:rPr>
          <w:rFonts w:cs="Times New Roman"/>
          <w:lang w:val="es-ES"/>
        </w:rPr>
        <w:t xml:space="preserve"> ausgewählt</w:t>
      </w:r>
      <w:r w:rsidRPr="00545C4D">
        <w:rPr>
          <w:rFonts w:cs="Times New Roman"/>
          <w:lang w:val="es-ES"/>
        </w:rPr>
        <w:t>. Au</w:t>
      </w:r>
      <w:r w:rsidRPr="00545C4D">
        <w:rPr>
          <w:bCs/>
        </w:rPr>
        <w:t>ßerdem wurden 30 unterschiedliche Bilder von Häuser aus dem Internet ausgesucht</w:t>
      </w:r>
      <w:r w:rsidR="001F50A8">
        <w:rPr>
          <w:bCs/>
        </w:rPr>
        <w:t xml:space="preserve"> (Abb. 4</w:t>
      </w:r>
      <w:r>
        <w:rPr>
          <w:bCs/>
        </w:rPr>
        <w:t>)</w:t>
      </w:r>
      <w:r w:rsidRPr="00545C4D">
        <w:rPr>
          <w:bCs/>
        </w:rPr>
        <w:t>.</w:t>
      </w:r>
      <w:r>
        <w:rPr>
          <w:bCs/>
        </w:rPr>
        <w:t xml:space="preserve"> Alle Bilder wurden in Graustufen umgewandelt und in Grö</w:t>
      </w:r>
      <w:r w:rsidRPr="009B2805">
        <w:rPr>
          <w:bCs/>
        </w:rPr>
        <w:t>ß</w:t>
      </w:r>
      <w:r>
        <w:rPr>
          <w:bCs/>
        </w:rPr>
        <w:t>e, Kontrast und Helligkeit angepasst. Die Bilder wurden auf die Grö</w:t>
      </w:r>
      <w:r w:rsidRPr="009B2805">
        <w:rPr>
          <w:bCs/>
        </w:rPr>
        <w:t>ß</w:t>
      </w:r>
      <w:r>
        <w:rPr>
          <w:bCs/>
        </w:rPr>
        <w:t xml:space="preserve">e von </w:t>
      </w:r>
      <w:r>
        <w:rPr>
          <w:rFonts w:ascii="Times New Roman" w:hAnsi="Times New Roman" w:cs="Times New Roman"/>
          <w:lang w:val="es-ES"/>
        </w:rPr>
        <w:t xml:space="preserve">500 x 400 Pixel durch ImageMagick für Linux (ImageMagick Studio LLC) geändert und in ihrer Helligkeit anhand von der toolbox SHINE für MATLAB </w:t>
      </w:r>
      <w:r>
        <w:rPr>
          <w:rFonts w:ascii="Times New Roman" w:hAnsi="Times New Roman" w:cs="Times New Roman"/>
          <w:lang w:val="es-ES"/>
        </w:rPr>
        <w:fldChar w:fldCharType="begin" w:fldLock="1"/>
      </w:r>
      <w:r>
        <w:rPr>
          <w:rFonts w:ascii="Times New Roman" w:hAnsi="Times New Roman" w:cs="Times New Roman"/>
          <w:lang w:val="es-ES"/>
        </w:rPr>
        <w:instrText>ADDIN CSL_CITATION {"citationItems":[{"id":"ITEM-1","itemData":{"DOI":"10.3758/BRM.42.3.671","ISSN":"1554-351X","PMID":"20805589","abstract":"Visual perception can be influenced by top-down processes related to the observer's goals and expectations, as well as by bottom-up processes related to low-level stimulus attributes, such as luminance, contrast, and spatial frequency. When using different physical stimuli across psychological conditions, one faces the problem of disentangling the contributions of low- and high-level factors. Here, we make available the SHINE (spectrum, histogram, and intensity normalization and equalization) toolbox for MATLAB, which we have found useful for controlling a number of image properties separately or simultaneously. The toolbox features functions for specifying the (rotational average of the) Fourier amplitude spectra, for normalizing and scaling mean luminance and contrast, and for exact histogram specification optimized for perceptual visual quality. SHINE can thus be employed for parametrically modifying a number of image properties or for equating them across stimuli to minimize potential low-level confounds in studies on higher level processes.","author":[{"dropping-particle":"","family":"Willenbockel","given":"Verena","non-dropping-particle":"","parse-names":false,"suffix":""},{"dropping-particle":"","family":"Sadr","given":"Javid","non-dropping-particle":"","parse-names":false,"suffix":""},{"dropping-particle":"","family":"Fiset","given":"Daniel","non-dropping-particle":"","parse-names":false,"suffix":""},{"dropping-particle":"","family":"Horne","given":"Greg O.","non-dropping-particle":"","parse-names":false,"suffix":""},{"dropping-particle":"","family":"Gosselin","given":"Frédéric","non-dropping-particle":"","parse-names":false,"suffix":""},{"dropping-particle":"","family":"Tanaka","given":"James W.","non-dropping-particle":"","parse-names":false,"suffix":""}],"container-title":"Behavior Research Methods","id":"ITEM-1","issue":"3","issued":{"date-parts":[["2010","8"]]},"page":"671-684","title":"Controlling low-level image properties: The SHINE toolbox","type":"article-journal","volume":"42"},"uris":["http://www.mendeley.com/documents/?uuid=67f594f4-20b9-30b7-b6c0-812aad382dfb"]}],"mendeley":{"formattedCitation":"(Willenbockel et al., 2010)","plainTextFormattedCitation":"(Willenbockel et al., 2010)","previouslyFormattedCitation":"(Willenbockel et al., 2010)"},"properties":{"noteIndex":0},"schema":"https://github.com/citation-style-language/schema/raw/master/csl-citation.json"}</w:instrText>
      </w:r>
      <w:r>
        <w:rPr>
          <w:rFonts w:ascii="Times New Roman" w:hAnsi="Times New Roman" w:cs="Times New Roman"/>
          <w:lang w:val="es-ES"/>
        </w:rPr>
        <w:fldChar w:fldCharType="separate"/>
      </w:r>
      <w:r w:rsidRPr="00876C94">
        <w:rPr>
          <w:rFonts w:ascii="Times New Roman" w:hAnsi="Times New Roman" w:cs="Times New Roman"/>
          <w:noProof/>
          <w:lang w:val="es-ES"/>
        </w:rPr>
        <w:t>(Willenbockel et al., 2010)</w:t>
      </w:r>
      <w:r>
        <w:rPr>
          <w:rFonts w:ascii="Times New Roman" w:hAnsi="Times New Roman" w:cs="Times New Roman"/>
          <w:lang w:val="es-ES"/>
        </w:rPr>
        <w:fldChar w:fldCharType="end"/>
      </w:r>
      <w:r>
        <w:rPr>
          <w:rFonts w:ascii="Times New Roman" w:hAnsi="Times New Roman" w:cs="Times New Roman"/>
          <w:lang w:val="es-ES"/>
        </w:rPr>
        <w:t xml:space="preserve"> angepasst. Alle visuellen Stimuli wurden auf einem grauen Hintergrund gezeigt. Die Reihenfolge der Bilder wurde pro Durchgang pseudorandomisiert, während die Reihenfolge der Durchgänge bei jedem Proband gleich blieb.</w:t>
      </w:r>
    </w:p>
    <w:p w14:paraId="141AF79B" w14:textId="77777777" w:rsidR="009C79EF" w:rsidRDefault="009C79EF" w:rsidP="009C79EF">
      <w:pPr>
        <w:jc w:val="both"/>
        <w:rPr>
          <w:rFonts w:ascii="Times New Roman" w:hAnsi="Times New Roman" w:cs="Times New Roman"/>
          <w:lang w:val="es-ES"/>
        </w:rPr>
      </w:pPr>
    </w:p>
    <w:p w14:paraId="6999BE83" w14:textId="147856E9" w:rsidR="009C79EF" w:rsidRDefault="009C79EF" w:rsidP="009C79EF">
      <w:pPr>
        <w:jc w:val="both"/>
        <w:rPr>
          <w:rFonts w:ascii="Times New Roman" w:hAnsi="Times New Roman" w:cs="Times New Roman"/>
          <w:lang w:val="es-ES"/>
        </w:rPr>
      </w:pPr>
      <w:r>
        <w:rPr>
          <w:rFonts w:ascii="Times New Roman" w:hAnsi="Times New Roman" w:cs="Times New Roman"/>
          <w:lang w:val="es-ES"/>
        </w:rPr>
        <w:t xml:space="preserve">Im Experiment wurden abwechselnd Blöcke von Gesichtern und von Häusern gezeigt (insgesamt 44 Blöcke). Jeder Block wurde etwa 13 Sekunden gezeigt. Danach kam ein Inter-Block-Intervall (IBI) von 6 Sekunden, in dem ein schwarzes Kreuz in der Mitte des Bildschirms als Fixationspunkt gezeigt wurde. Während eines Blocks wurden die Bilder jeweils für </w:t>
      </w:r>
      <w:r w:rsidR="001F50A8">
        <w:rPr>
          <w:rFonts w:ascii="Times New Roman" w:hAnsi="Times New Roman" w:cs="Times New Roman"/>
          <w:lang w:val="es-ES"/>
        </w:rPr>
        <w:t>0,7</w:t>
      </w:r>
      <w:r>
        <w:rPr>
          <w:rFonts w:ascii="Times New Roman" w:hAnsi="Times New Roman" w:cs="Times New Roman"/>
          <w:lang w:val="es-ES"/>
        </w:rPr>
        <w:t xml:space="preserve"> </w:t>
      </w:r>
      <w:r w:rsidR="001F50A8">
        <w:rPr>
          <w:rFonts w:ascii="Times New Roman" w:hAnsi="Times New Roman" w:cs="Times New Roman"/>
          <w:lang w:val="es-ES"/>
        </w:rPr>
        <w:t>Sekunden</w:t>
      </w:r>
      <w:r>
        <w:rPr>
          <w:rFonts w:ascii="Times New Roman" w:hAnsi="Times New Roman" w:cs="Times New Roman"/>
          <w:lang w:val="es-ES"/>
        </w:rPr>
        <w:t xml:space="preserve"> gezeigt mit einem Inter-Stimulus-Intervall (ISI) von</w:t>
      </w:r>
      <w:r w:rsidR="001F50A8">
        <w:rPr>
          <w:rFonts w:ascii="Times New Roman" w:hAnsi="Times New Roman" w:cs="Times New Roman"/>
          <w:lang w:val="es-ES"/>
        </w:rPr>
        <w:t xml:space="preserve"> 0,3 Sekunden (Abb. 4</w:t>
      </w:r>
      <w:r>
        <w:rPr>
          <w:rFonts w:ascii="Times New Roman" w:hAnsi="Times New Roman" w:cs="Times New Roman"/>
          <w:lang w:val="es-ES"/>
        </w:rPr>
        <w:t>).</w:t>
      </w:r>
    </w:p>
    <w:p w14:paraId="4A2E9330" w14:textId="77777777" w:rsidR="009C79EF" w:rsidRDefault="009C79EF" w:rsidP="009C79EF">
      <w:pPr>
        <w:jc w:val="both"/>
        <w:rPr>
          <w:rFonts w:ascii="Times New Roman" w:hAnsi="Times New Roman" w:cs="Times New Roman"/>
          <w:lang w:val="es-ES"/>
        </w:rPr>
      </w:pPr>
    </w:p>
    <w:p w14:paraId="77D16BFB" w14:textId="77777777" w:rsidR="009C79EF" w:rsidRDefault="009C79EF" w:rsidP="009C79EF">
      <w:pPr>
        <w:jc w:val="both"/>
        <w:rPr>
          <w:bCs/>
        </w:rPr>
      </w:pPr>
      <w:r>
        <w:rPr>
          <w:rFonts w:ascii="Times New Roman" w:hAnsi="Times New Roman" w:cs="Times New Roman"/>
          <w:lang w:val="es-ES"/>
        </w:rPr>
        <w:t>Das Paradigma dauerte ca. 17 min und beinhaltete nach der Hälfte eine kurze Pause von 30 Sekunden, in der die Probanden dazu aufgefordert wurden, die Augen zu schlie</w:t>
      </w:r>
      <w:r w:rsidRPr="009B2805">
        <w:rPr>
          <w:bCs/>
        </w:rPr>
        <w:t>ß</w:t>
      </w:r>
      <w:r>
        <w:rPr>
          <w:bCs/>
        </w:rPr>
        <w:t>en und sich zu entspannen. Währenddessen wurde die Messung im Scanner fortgesetzt. Um die Aufmerksamkeit der Probanden während des Experiments zu kontrollieren, mussten sie eine Zuordnungsaufgabe durchführen. Sie sollten mit dem rechten Zeigefinger eine Taste drücken, wenn das Bild dasselbe wie das vorherige war. Innerhalb eines Blocks gab es zwei bis drei Wiederholungen. Zusätzlich wurde die Fixation der gezeigten Bilder mit einem MR-kompatiblen Eye-Tracker kontrolliert. Die Eye-Tracking-Daten wurden in dieser Arbeit nicht weiter ausgewertet.</w:t>
      </w:r>
    </w:p>
    <w:p w14:paraId="13E316D5" w14:textId="77777777" w:rsidR="006F6FBA" w:rsidRDefault="006F6FBA" w:rsidP="005659DC">
      <w:pPr>
        <w:jc w:val="both"/>
        <w:rPr>
          <w:bCs/>
        </w:rPr>
      </w:pPr>
    </w:p>
    <w:p w14:paraId="1BA7206B" w14:textId="46487760" w:rsidR="003E35FE" w:rsidRPr="00545C4D" w:rsidRDefault="003E35FE" w:rsidP="005659DC">
      <w:pPr>
        <w:jc w:val="both"/>
      </w:pPr>
      <w:r>
        <w:rPr>
          <w:noProof/>
          <w:lang w:val="de-DE" w:eastAsia="de-DE"/>
        </w:rPr>
        <w:lastRenderedPageBreak/>
        <w:drawing>
          <wp:inline distT="0" distB="0" distL="0" distR="0" wp14:anchorId="3039B13A" wp14:editId="2F4B7277">
            <wp:extent cx="5396230" cy="3229639"/>
            <wp:effectExtent l="0" t="0" r="0" b="0"/>
            <wp:docPr id="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6230" cy="3229639"/>
                    </a:xfrm>
                    <a:prstGeom prst="rect">
                      <a:avLst/>
                    </a:prstGeom>
                    <a:noFill/>
                    <a:ln>
                      <a:noFill/>
                    </a:ln>
                  </pic:spPr>
                </pic:pic>
              </a:graphicData>
            </a:graphic>
          </wp:inline>
        </w:drawing>
      </w:r>
    </w:p>
    <w:p w14:paraId="6A422518" w14:textId="106FF83A" w:rsidR="00CF44BE" w:rsidRPr="00721000" w:rsidRDefault="00A44DC7" w:rsidP="00CF44BE">
      <w:pPr>
        <w:jc w:val="both"/>
        <w:rPr>
          <w:sz w:val="22"/>
          <w:szCs w:val="22"/>
        </w:rPr>
      </w:pPr>
      <w:r>
        <w:rPr>
          <w:b/>
          <w:sz w:val="22"/>
          <w:szCs w:val="22"/>
        </w:rPr>
        <w:t>Abb. 4</w:t>
      </w:r>
      <w:r w:rsidR="00CF44BE">
        <w:rPr>
          <w:b/>
          <w:sz w:val="22"/>
          <w:szCs w:val="22"/>
        </w:rPr>
        <w:t xml:space="preserve">: </w:t>
      </w:r>
      <w:r w:rsidR="00CF44BE" w:rsidRPr="00721000">
        <w:rPr>
          <w:sz w:val="20"/>
          <w:szCs w:val="20"/>
        </w:rPr>
        <w:t>Das Paradigma verl</w:t>
      </w:r>
      <w:r w:rsidR="00CF44BE">
        <w:rPr>
          <w:sz w:val="20"/>
          <w:szCs w:val="20"/>
        </w:rPr>
        <w:t>ief</w:t>
      </w:r>
      <w:r w:rsidR="00CF44BE" w:rsidRPr="00721000">
        <w:rPr>
          <w:sz w:val="20"/>
          <w:szCs w:val="20"/>
        </w:rPr>
        <w:t xml:space="preserve"> im Block-Design mit 44 Bl</w:t>
      </w:r>
      <w:r w:rsidR="00CF44BE">
        <w:rPr>
          <w:sz w:val="20"/>
          <w:szCs w:val="20"/>
        </w:rPr>
        <w:t>ö</w:t>
      </w:r>
      <w:r w:rsidR="00CF44BE" w:rsidRPr="00721000">
        <w:rPr>
          <w:sz w:val="20"/>
          <w:szCs w:val="20"/>
        </w:rPr>
        <w:t>ck</w:t>
      </w:r>
      <w:r w:rsidR="00CF44BE">
        <w:rPr>
          <w:sz w:val="20"/>
          <w:szCs w:val="20"/>
        </w:rPr>
        <w:t>en</w:t>
      </w:r>
      <w:r w:rsidR="00CF44BE" w:rsidRPr="00721000">
        <w:rPr>
          <w:sz w:val="20"/>
          <w:szCs w:val="20"/>
        </w:rPr>
        <w:t xml:space="preserve">. </w:t>
      </w:r>
      <w:r w:rsidR="00CF44BE">
        <w:rPr>
          <w:sz w:val="20"/>
          <w:szCs w:val="20"/>
        </w:rPr>
        <w:t>Dabei gab es jeweils 11 Bläcke von jeder Bedingung (ängstliche, neutrale und traurige Gesichter sowie Häuser). Die Dauer eines Blocks betrug 13 sec und das Inter-block-interval (IBI), in dem ein Fixationskreuz auf dem Bildschirm gezeigt wurde, dauert 6 sec. Innerhalb eines B</w:t>
      </w:r>
      <w:r w:rsidR="00DF7235">
        <w:rPr>
          <w:sz w:val="20"/>
          <w:szCs w:val="20"/>
        </w:rPr>
        <w:t>locks wurde ein Stimulus für 0,7 sec</w:t>
      </w:r>
      <w:r w:rsidR="00CF44BE">
        <w:rPr>
          <w:sz w:val="20"/>
          <w:szCs w:val="20"/>
        </w:rPr>
        <w:t xml:space="preserve"> präsentiert, gefolgt von einem Inter-Stimulus-Intervall (ISI) von </w:t>
      </w:r>
      <w:r w:rsidR="00DF7235">
        <w:rPr>
          <w:sz w:val="20"/>
          <w:szCs w:val="20"/>
        </w:rPr>
        <w:t>0,3 sec</w:t>
      </w:r>
      <w:r w:rsidR="00CF44BE">
        <w:rPr>
          <w:sz w:val="20"/>
          <w:szCs w:val="20"/>
        </w:rPr>
        <w:t xml:space="preserve">. Die Probanden wurden aufgefordert eine Taste zu drücken, wenn der Stimulus sich wiederholt hat (Abbildung nach </w:t>
      </w:r>
      <w:r w:rsidR="00CF44BE" w:rsidRPr="00A34A1E">
        <w:rPr>
          <w:sz w:val="20"/>
          <w:szCs w:val="20"/>
        </w:rPr>
        <w:t>Kirsten Daniela Schmidt</w:t>
      </w:r>
      <w:r w:rsidR="00404D90">
        <w:rPr>
          <w:sz w:val="20"/>
          <w:szCs w:val="20"/>
        </w:rPr>
        <w:t>, (Schmidt, 2018)</w:t>
      </w:r>
      <w:r w:rsidR="00CF44BE">
        <w:rPr>
          <w:sz w:val="20"/>
          <w:szCs w:val="20"/>
        </w:rPr>
        <w:t>).</w:t>
      </w:r>
    </w:p>
    <w:p w14:paraId="32A2F48E" w14:textId="77777777" w:rsidR="00721000" w:rsidRDefault="00721000" w:rsidP="005659DC">
      <w:pPr>
        <w:jc w:val="both"/>
        <w:rPr>
          <w:b/>
          <w:sz w:val="22"/>
          <w:szCs w:val="22"/>
        </w:rPr>
      </w:pPr>
    </w:p>
    <w:p w14:paraId="44F51E68" w14:textId="77777777" w:rsidR="006949DD" w:rsidRDefault="006949DD" w:rsidP="005659DC">
      <w:pPr>
        <w:jc w:val="both"/>
      </w:pPr>
    </w:p>
    <w:p w14:paraId="0A3407ED" w14:textId="77777777" w:rsidR="006949DD" w:rsidRDefault="006949DD" w:rsidP="005659DC">
      <w:pPr>
        <w:jc w:val="both"/>
      </w:pPr>
    </w:p>
    <w:p w14:paraId="52FEF044" w14:textId="1EB0E1E5" w:rsidR="006A1F54" w:rsidRDefault="006A1F54" w:rsidP="005659DC">
      <w:pPr>
        <w:jc w:val="both"/>
        <w:rPr>
          <w:i/>
          <w:sz w:val="28"/>
          <w:szCs w:val="28"/>
          <w:u w:val="single"/>
        </w:rPr>
      </w:pPr>
      <w:r>
        <w:rPr>
          <w:i/>
          <w:sz w:val="28"/>
          <w:szCs w:val="28"/>
        </w:rPr>
        <w:t xml:space="preserve">2.6 </w:t>
      </w:r>
      <w:r>
        <w:rPr>
          <w:i/>
          <w:sz w:val="28"/>
          <w:szCs w:val="28"/>
          <w:u w:val="single"/>
        </w:rPr>
        <w:t>fMRT Datenanalyse</w:t>
      </w:r>
    </w:p>
    <w:p w14:paraId="2BB7A972" w14:textId="77777777" w:rsidR="006A1F54" w:rsidRDefault="006A1F54" w:rsidP="005659DC">
      <w:pPr>
        <w:jc w:val="both"/>
        <w:rPr>
          <w:i/>
          <w:sz w:val="28"/>
          <w:szCs w:val="28"/>
          <w:u w:val="single"/>
        </w:rPr>
      </w:pPr>
    </w:p>
    <w:p w14:paraId="208159D4" w14:textId="73F46589" w:rsidR="006A1F54" w:rsidRDefault="006A1F54" w:rsidP="005659DC">
      <w:pPr>
        <w:jc w:val="both"/>
      </w:pPr>
      <w:r>
        <w:rPr>
          <w:i/>
        </w:rPr>
        <w:t xml:space="preserve">2.6.1 </w:t>
      </w:r>
      <w:r>
        <w:rPr>
          <w:i/>
          <w:u w:val="single"/>
        </w:rPr>
        <w:t>Vorverarbeitung</w:t>
      </w:r>
    </w:p>
    <w:p w14:paraId="536072E1" w14:textId="77777777" w:rsidR="00CF44BE" w:rsidRPr="00B67E03" w:rsidRDefault="00CF44BE" w:rsidP="00CF44BE">
      <w:pPr>
        <w:jc w:val="both"/>
      </w:pPr>
      <w:r w:rsidRPr="00B67E03">
        <w:t>Die funktionelle Bilder wurden anhand des Programms SPM 12 (</w:t>
      </w:r>
      <w:r w:rsidRPr="00B67E03">
        <w:rPr>
          <w:lang w:val="es-ES"/>
        </w:rPr>
        <w:t xml:space="preserve">Wellcome Trust Centre for Neuroimaging, London, UK; http://www.fil.ion.ucl.ac.uk) und Matlab </w:t>
      </w:r>
      <w:r w:rsidRPr="00B67E03">
        <w:t>(Version 7.8 R2009a, Mathworks, Natick, MA, USA) analysiert</w:t>
      </w:r>
      <w:r>
        <w:t>. Erster Analyseschritt war eine Bewegungskorrektur. Hierbei wurden für jedes fMRT-Aufnahmesechs</w:t>
      </w:r>
      <w:r w:rsidRPr="00B67E03">
        <w:t xml:space="preserve"> räumliche Parameter (</w:t>
      </w:r>
      <w:r>
        <w:t>drei</w:t>
      </w:r>
      <w:r w:rsidRPr="00B67E03">
        <w:t xml:space="preserve"> translationale und </w:t>
      </w:r>
      <w:r>
        <w:t>drei</w:t>
      </w:r>
      <w:r w:rsidRPr="00B67E03">
        <w:t xml:space="preserve"> rotatorische Parameter) </w:t>
      </w:r>
      <w:r>
        <w:t>berechnet</w:t>
      </w:r>
      <w:r w:rsidRPr="00B67E03">
        <w:t>. Die bewegungskorrigierte</w:t>
      </w:r>
      <w:r>
        <w:t>n</w:t>
      </w:r>
      <w:r w:rsidRPr="00B67E03">
        <w:t xml:space="preserve"> funktionelle</w:t>
      </w:r>
      <w:r>
        <w:t>n</w:t>
      </w:r>
      <w:r w:rsidRPr="00B67E03">
        <w:t xml:space="preserve"> Bilder wurden </w:t>
      </w:r>
      <w:r>
        <w:t xml:space="preserve">dann </w:t>
      </w:r>
      <w:r w:rsidRPr="00B67E03">
        <w:t xml:space="preserve">auf die </w:t>
      </w:r>
      <w:r>
        <w:t xml:space="preserve">Probandenspezifischen </w:t>
      </w:r>
      <w:r w:rsidRPr="00B67E03">
        <w:t>anatomische</w:t>
      </w:r>
      <w:r>
        <w:t>n</w:t>
      </w:r>
      <w:r w:rsidRPr="00B67E03">
        <w:t xml:space="preserve"> Bilder koregistriert. Es erfolgte </w:t>
      </w:r>
      <w:r>
        <w:t xml:space="preserve">anschließend </w:t>
      </w:r>
      <w:r w:rsidRPr="00B67E03">
        <w:t>eine Transformation der funktionelle</w:t>
      </w:r>
      <w:r>
        <w:t>n</w:t>
      </w:r>
      <w:r w:rsidRPr="00B67E03">
        <w:t xml:space="preserve"> Bilder aller Probanden auf ein Standardgehirn (MNI</w:t>
      </w:r>
      <w:r>
        <w:t>-Gehirn</w:t>
      </w:r>
      <w:r w:rsidRPr="00B67E03">
        <w:t xml:space="preserve">). Die Bilder wurden </w:t>
      </w:r>
      <w:r>
        <w:t>dabei auf</w:t>
      </w:r>
      <w:r w:rsidRPr="00B67E03">
        <w:t xml:space="preserve"> eine Voxelgrö</w:t>
      </w:r>
      <w:r w:rsidRPr="00B67E03">
        <w:rPr>
          <w:bCs/>
        </w:rPr>
        <w:t xml:space="preserve">ße von 2 x 2 x 2 </w:t>
      </w:r>
      <w:r w:rsidRPr="00B67E03">
        <w:t>mm</w:t>
      </w:r>
      <w:r w:rsidRPr="00806F1E">
        <w:rPr>
          <w:vertAlign w:val="superscript"/>
        </w:rPr>
        <w:t>3</w:t>
      </w:r>
      <w:r w:rsidRPr="00B67E03">
        <w:t xml:space="preserve"> normalisiert</w:t>
      </w:r>
      <w:r>
        <w:t>. Abschließend wurden sie</w:t>
      </w:r>
      <w:r w:rsidRPr="00B67E03">
        <w:t xml:space="preserve"> mit einem </w:t>
      </w:r>
      <w:r>
        <w:t>Gauß`schen</w:t>
      </w:r>
      <w:r w:rsidRPr="00B67E03">
        <w:t xml:space="preserve"> </w:t>
      </w:r>
      <w:r>
        <w:t>K</w:t>
      </w:r>
      <w:r w:rsidRPr="00B67E03">
        <w:t>ernel (</w:t>
      </w:r>
      <w:r>
        <w:t xml:space="preserve">Halbwertsbreite </w:t>
      </w:r>
      <w:r w:rsidRPr="00B67E03">
        <w:t>4</w:t>
      </w:r>
      <w:r>
        <w:t xml:space="preserve"> </w:t>
      </w:r>
      <w:r w:rsidRPr="00B67E03">
        <w:t>mm) geglättet.</w:t>
      </w:r>
    </w:p>
    <w:p w14:paraId="40993795" w14:textId="77777777" w:rsidR="006C0941" w:rsidRDefault="006C0941" w:rsidP="005659DC">
      <w:pPr>
        <w:jc w:val="both"/>
      </w:pPr>
    </w:p>
    <w:p w14:paraId="4B9A1933" w14:textId="77777777" w:rsidR="00FE1380" w:rsidRDefault="00FE1380" w:rsidP="005659DC">
      <w:pPr>
        <w:jc w:val="both"/>
      </w:pPr>
    </w:p>
    <w:p w14:paraId="02B0C337" w14:textId="5BCCB318" w:rsidR="00873A9B" w:rsidRPr="00873A9B" w:rsidRDefault="00873A9B" w:rsidP="005659DC">
      <w:pPr>
        <w:jc w:val="both"/>
        <w:rPr>
          <w:i/>
          <w:u w:val="single"/>
        </w:rPr>
      </w:pPr>
      <w:r>
        <w:rPr>
          <w:i/>
        </w:rPr>
        <w:t xml:space="preserve">2.6.2 </w:t>
      </w:r>
      <w:r>
        <w:rPr>
          <w:i/>
          <w:u w:val="single"/>
        </w:rPr>
        <w:t>Statistische Analyse</w:t>
      </w:r>
    </w:p>
    <w:p w14:paraId="24AA54CF" w14:textId="77777777" w:rsidR="00873A9B" w:rsidRDefault="00873A9B" w:rsidP="005659DC">
      <w:pPr>
        <w:jc w:val="both"/>
      </w:pPr>
    </w:p>
    <w:p w14:paraId="50F614E3" w14:textId="56FF8BFD" w:rsidR="006C0941" w:rsidRPr="006C0941" w:rsidRDefault="006C0941" w:rsidP="005659DC">
      <w:pPr>
        <w:jc w:val="both"/>
        <w:rPr>
          <w:i/>
          <w:u w:val="single"/>
        </w:rPr>
      </w:pPr>
      <w:r>
        <w:rPr>
          <w:i/>
        </w:rPr>
        <w:t>2.6.2</w:t>
      </w:r>
      <w:r w:rsidR="00873A9B">
        <w:rPr>
          <w:i/>
        </w:rPr>
        <w:t>.1</w:t>
      </w:r>
      <w:r>
        <w:rPr>
          <w:i/>
        </w:rPr>
        <w:t xml:space="preserve"> </w:t>
      </w:r>
      <w:r>
        <w:rPr>
          <w:i/>
          <w:u w:val="single"/>
        </w:rPr>
        <w:t>Einzelprobandenanalyse</w:t>
      </w:r>
    </w:p>
    <w:p w14:paraId="78781B94" w14:textId="45D738DC" w:rsidR="00CF44BE" w:rsidRDefault="00CF44BE" w:rsidP="00CF44BE">
      <w:pPr>
        <w:jc w:val="both"/>
      </w:pPr>
      <w:r>
        <w:t xml:space="preserve">Die Einzelprobandenanalyse (“first-level analysis”) der vorverarbeiteten Bilder wurde anhand des Allgemeinem Linearen Modells (General Linear Model, GLM) durchgeführt. Die Gesichter und Häuser des Gesichterparadigmas wurden jeweils </w:t>
      </w:r>
      <w:r>
        <w:lastRenderedPageBreak/>
        <w:t xml:space="preserve">als Blockregressor moduliert und mit der hämodynamischen Antwortfunktion in </w:t>
      </w:r>
      <w:r w:rsidRPr="00B67E03">
        <w:t>SPM gefaltet.</w:t>
      </w:r>
      <w:r>
        <w:rPr>
          <w:color w:val="C0504D" w:themeColor="accent2"/>
        </w:rPr>
        <w:t xml:space="preserve"> </w:t>
      </w:r>
      <w:r>
        <w:t>Zusätzlich wurden die sechs Bewegungsparameter dem statistischen Modell auch als Regressoren hinzugefügt, um für verbliebene bewegungsabhängige Artefakte zu kontrollieren</w:t>
      </w:r>
      <w:r w:rsidR="003755C0">
        <w:t>. Die Designmatrix ist in Abb. 5</w:t>
      </w:r>
      <w:r>
        <w:t xml:space="preserve"> dargestellt. Weiterhin wurde ein Hochpassfilter von 128 Hz benutzt, um niederfrequentes Rauschen zu reduzieren. Es wurden der Kontrast Gesichter&gt;Häuser von jedem Probanden berechnet, um die Ativitätsunterschiede bei den einzelnen Bedingungen zu beobachten.</w:t>
      </w:r>
    </w:p>
    <w:p w14:paraId="108F3596" w14:textId="77777777" w:rsidR="008965EB" w:rsidRDefault="008965EB" w:rsidP="005659DC">
      <w:pPr>
        <w:jc w:val="both"/>
      </w:pPr>
    </w:p>
    <w:p w14:paraId="09EFA15B" w14:textId="77777777" w:rsidR="006F6FBA" w:rsidRDefault="006F6FBA" w:rsidP="005659DC">
      <w:pPr>
        <w:jc w:val="both"/>
      </w:pPr>
    </w:p>
    <w:p w14:paraId="6107825F" w14:textId="77777777" w:rsidR="008965EB" w:rsidRDefault="008965EB" w:rsidP="005659DC">
      <w:pPr>
        <w:jc w:val="both"/>
      </w:pPr>
    </w:p>
    <w:p w14:paraId="78217044" w14:textId="0EC9A461" w:rsidR="008965EB" w:rsidRDefault="00A36041" w:rsidP="005659DC">
      <w:pPr>
        <w:jc w:val="both"/>
      </w:pPr>
      <w:r>
        <w:t xml:space="preserve">                        </w:t>
      </w:r>
      <w:r>
        <w:rPr>
          <w:noProof/>
          <w:lang w:val="de-DE" w:eastAsia="de-DE"/>
        </w:rPr>
        <w:drawing>
          <wp:inline distT="0" distB="0" distL="0" distR="0" wp14:anchorId="4CE4C354" wp14:editId="09C2BC97">
            <wp:extent cx="2885440" cy="4155440"/>
            <wp:effectExtent l="0" t="0" r="10160" b="1016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5440" cy="4155440"/>
                    </a:xfrm>
                    <a:prstGeom prst="rect">
                      <a:avLst/>
                    </a:prstGeom>
                    <a:noFill/>
                    <a:ln>
                      <a:noFill/>
                    </a:ln>
                  </pic:spPr>
                </pic:pic>
              </a:graphicData>
            </a:graphic>
          </wp:inline>
        </w:drawing>
      </w:r>
    </w:p>
    <w:p w14:paraId="2FB38A8E" w14:textId="4E10A598" w:rsidR="008965EB" w:rsidRPr="00CF44BE" w:rsidRDefault="00A44DC7" w:rsidP="005659DC">
      <w:pPr>
        <w:jc w:val="both"/>
        <w:rPr>
          <w:color w:val="C0504D" w:themeColor="accent2"/>
          <w:sz w:val="20"/>
          <w:szCs w:val="20"/>
        </w:rPr>
      </w:pPr>
      <w:r>
        <w:rPr>
          <w:b/>
          <w:sz w:val="20"/>
          <w:szCs w:val="20"/>
        </w:rPr>
        <w:t>Abb. 5</w:t>
      </w:r>
      <w:r w:rsidR="00CF44BE">
        <w:rPr>
          <w:b/>
          <w:sz w:val="20"/>
          <w:szCs w:val="20"/>
        </w:rPr>
        <w:t xml:space="preserve">: </w:t>
      </w:r>
      <w:r w:rsidR="00CF44BE" w:rsidRPr="00806F1E">
        <w:rPr>
          <w:sz w:val="20"/>
          <w:szCs w:val="20"/>
        </w:rPr>
        <w:t xml:space="preserve">Darstellung des experimentellen Designs als SPM-Designmatrix. Die Zeitachse verläuft von oben nach unten. Die einzelnen Spalten stellen die in der statistischen Analyse verwendeten Regressoren dar. Die erste Spalte beschreibt die Darbietung der Gesichter, die zweite Spalte die Darbietung der Häuser. Alle Gesichter wurden, unabhängig vom emotionalen Ausdruck, in einer Bedingung modelliert. </w:t>
      </w:r>
      <w:r w:rsidR="00CF44BE">
        <w:rPr>
          <w:sz w:val="20"/>
          <w:szCs w:val="20"/>
        </w:rPr>
        <w:t>Spalten 3-8 stellen die Bewegungsparameter dar, die als Kovariate mitmodelliert wurden. Spalte 9 (“weißer Balken”) ist ein Regressor, der eine Mittelwertkorrektur des Zeitsignals vornimmt.</w:t>
      </w:r>
    </w:p>
    <w:p w14:paraId="15D72379" w14:textId="77777777" w:rsidR="008965EB" w:rsidRDefault="008965EB" w:rsidP="005659DC">
      <w:pPr>
        <w:jc w:val="both"/>
      </w:pPr>
    </w:p>
    <w:p w14:paraId="7978856C" w14:textId="77777777" w:rsidR="008965EB" w:rsidRDefault="008965EB" w:rsidP="005659DC">
      <w:pPr>
        <w:jc w:val="both"/>
      </w:pPr>
    </w:p>
    <w:p w14:paraId="58E68221" w14:textId="77777777" w:rsidR="00DB16EC" w:rsidRDefault="00DB16EC" w:rsidP="005659DC">
      <w:pPr>
        <w:jc w:val="both"/>
      </w:pPr>
    </w:p>
    <w:p w14:paraId="3EAF412A" w14:textId="1EC5BD36" w:rsidR="00DB16EC" w:rsidRDefault="00873A9B" w:rsidP="005659DC">
      <w:pPr>
        <w:jc w:val="both"/>
        <w:rPr>
          <w:i/>
          <w:u w:val="single"/>
        </w:rPr>
      </w:pPr>
      <w:r>
        <w:rPr>
          <w:i/>
        </w:rPr>
        <w:t>2.6.2.2</w:t>
      </w:r>
      <w:r w:rsidR="00DB16EC">
        <w:rPr>
          <w:i/>
        </w:rPr>
        <w:t xml:space="preserve"> </w:t>
      </w:r>
      <w:r w:rsidR="00DB16EC">
        <w:rPr>
          <w:i/>
          <w:u w:val="single"/>
        </w:rPr>
        <w:t>Gruppenanalyse</w:t>
      </w:r>
    </w:p>
    <w:p w14:paraId="6752CC4E" w14:textId="0689D4B9" w:rsidR="00CF44BE" w:rsidRPr="00B67E03" w:rsidRDefault="00CF44BE" w:rsidP="00CF44BE">
      <w:pPr>
        <w:jc w:val="both"/>
      </w:pPr>
      <w:r w:rsidRPr="00B67E03">
        <w:t>In der Gruppenanalyse (</w:t>
      </w:r>
      <w:r>
        <w:t>“</w:t>
      </w:r>
      <w:r w:rsidRPr="00B67E03">
        <w:t>second-level analysis</w:t>
      </w:r>
      <w:r>
        <w:t>”</w:t>
      </w:r>
      <w:r w:rsidRPr="00B67E03">
        <w:t xml:space="preserve">) wurde ein </w:t>
      </w:r>
      <w:r>
        <w:t>Einstichproben-t-Test</w:t>
      </w:r>
      <w:r w:rsidRPr="00B67E03">
        <w:t xml:space="preserve"> durchgeführt. Als Grundlage für diese Gruppenanalyse wurden die Kontraste Gesichter&gt;Häuser der einzelnen Probanden verwendet. </w:t>
      </w:r>
      <w:r>
        <w:rPr>
          <w:rStyle w:val="Kommentarzeichen"/>
        </w:rPr>
        <w:commentReference w:id="0"/>
      </w:r>
      <w:r w:rsidRPr="00B67E03">
        <w:t>Zusätzlich wurden drei Kovariaten aufgenommen. Die erste Kovariate war der Alexithymie-Wert, da Probanden nach diese</w:t>
      </w:r>
      <w:r>
        <w:t>m</w:t>
      </w:r>
      <w:r w:rsidRPr="00B67E03">
        <w:t xml:space="preserve"> Wert ausgesucht wurden. Die zweite </w:t>
      </w:r>
      <w:r>
        <w:t xml:space="preserve">Kovariate </w:t>
      </w:r>
      <w:r w:rsidRPr="00B67E03">
        <w:t xml:space="preserve">war der </w:t>
      </w:r>
      <w:r w:rsidRPr="00B67E03">
        <w:lastRenderedPageBreak/>
        <w:t>Autismus-Wert, der in den meisten Studien ein Ausschlusskriterium bei Prosopagnosie ist. Die letzte Kovariate war der Prosopagnosie-Wert, der besonders interessant bezüglich de</w:t>
      </w:r>
      <w:r>
        <w:t>s</w:t>
      </w:r>
      <w:r w:rsidRPr="00B67E03">
        <w:t xml:space="preserve"> Einfluss</w:t>
      </w:r>
      <w:r>
        <w:t>es</w:t>
      </w:r>
      <w:r w:rsidRPr="00B67E03">
        <w:t xml:space="preserve"> auf die gesichtsspezifischen Aktivierung</w:t>
      </w:r>
      <w:r>
        <w:t>en</w:t>
      </w:r>
      <w:r w:rsidRPr="00B67E03">
        <w:t xml:space="preserve"> ist.</w:t>
      </w:r>
      <w:r>
        <w:t xml:space="preserve"> Di</w:t>
      </w:r>
      <w:r w:rsidR="00546A1C">
        <w:t>e Designmatrix ist ist in Abb. 6</w:t>
      </w:r>
      <w:r>
        <w:t xml:space="preserve"> dargestellt. </w:t>
      </w:r>
      <w:r w:rsidRPr="00B67E03">
        <w:t xml:space="preserve"> </w:t>
      </w:r>
    </w:p>
    <w:p w14:paraId="6E74B469" w14:textId="77777777" w:rsidR="00CF44BE" w:rsidRPr="00B67E03" w:rsidRDefault="00CF44BE" w:rsidP="00CF44BE">
      <w:pPr>
        <w:jc w:val="both"/>
      </w:pPr>
      <w:r>
        <w:t xml:space="preserve">Ziel der Analyse war zum einen, </w:t>
      </w:r>
      <w:r w:rsidRPr="00B67E03">
        <w:t xml:space="preserve">die Aktivierung von Gesichter&gt;Häuser auf Gruppenebene </w:t>
      </w:r>
      <w:r>
        <w:t xml:space="preserve">zu untersuchen, zum anderen – als Hauptfragestellung meiner Arbeit – </w:t>
      </w:r>
      <w:r w:rsidRPr="00B67E03">
        <w:t xml:space="preserve"> den Effekt </w:t>
      </w:r>
      <w:r>
        <w:t>des</w:t>
      </w:r>
      <w:r w:rsidRPr="00B67E03">
        <w:t xml:space="preserve"> Prosopagnosie-Wert</w:t>
      </w:r>
      <w:r>
        <w:t>s</w:t>
      </w:r>
      <w:r w:rsidRPr="00B67E03">
        <w:t xml:space="preserve"> auf diese Aktivierung</w:t>
      </w:r>
      <w:r>
        <w:t xml:space="preserve"> zu analysieren</w:t>
      </w:r>
      <w:r w:rsidRPr="00B67E03">
        <w:t>.</w:t>
      </w:r>
      <w:r>
        <w:t xml:space="preserve"> Die Kovariaten Alexithymie und Autismus wurden verwendet, um zu </w:t>
      </w:r>
      <w:r w:rsidRPr="00B67E03">
        <w:t xml:space="preserve">untersuchen, ob diese Werte einen Effekt auf der Aktivierung haben und diesen rausrechnen. </w:t>
      </w:r>
    </w:p>
    <w:p w14:paraId="0E3A0573" w14:textId="77777777" w:rsidR="00CF44BE" w:rsidRPr="00B67E03" w:rsidRDefault="00CF44BE" w:rsidP="00CF44BE">
      <w:pPr>
        <w:jc w:val="both"/>
      </w:pPr>
      <w:r w:rsidRPr="00B67E03">
        <w:t>Die</w:t>
      </w:r>
      <w:r>
        <w:t xml:space="preserve"> drei</w:t>
      </w:r>
      <w:r w:rsidRPr="00B67E03">
        <w:t xml:space="preserve"> Kovariaten wurden </w:t>
      </w:r>
      <w:r>
        <w:t xml:space="preserve">zusätzlich </w:t>
      </w:r>
      <w:r w:rsidRPr="00B67E03">
        <w:t xml:space="preserve">anhand von Kendall </w:t>
      </w:r>
      <w:r>
        <w:t>T</w:t>
      </w:r>
      <w:r w:rsidRPr="00B67E03">
        <w:t>au mit dem Programm SPSS</w:t>
      </w:r>
      <w:r>
        <w:t xml:space="preserve"> </w:t>
      </w:r>
      <w:r w:rsidRPr="00B67E03">
        <w:t>untereinander korreliert. Die Tau-Werte sind folgende: für Prosopagnosie und Alexithymie -0.038</w:t>
      </w:r>
      <w:r>
        <w:t xml:space="preserve"> (p=0.710)</w:t>
      </w:r>
      <w:r w:rsidRPr="00B67E03">
        <w:t xml:space="preserve">, für Prosopagnosie und Autismus -0.084 </w:t>
      </w:r>
      <w:r>
        <w:t xml:space="preserve">(p=0.414) </w:t>
      </w:r>
      <w:r w:rsidRPr="00B67E03">
        <w:t>und für Alexithymie und Autismus 0.262</w:t>
      </w:r>
      <w:r>
        <w:t xml:space="preserve"> (p=0.011)</w:t>
      </w:r>
      <w:r w:rsidRPr="00B67E03">
        <w:t>. Die Korre</w:t>
      </w:r>
      <w:r>
        <w:t>l</w:t>
      </w:r>
      <w:r w:rsidRPr="00B67E03">
        <w:t>ationen wurden durchgeführt, da bei einer starken Korrelation der Effekt der Kovariaten auf d</w:t>
      </w:r>
      <w:r>
        <w:t>ie</w:t>
      </w:r>
      <w:r w:rsidRPr="00B67E03">
        <w:t xml:space="preserve"> Aktivierung schwierig zu interpretieren ist.</w:t>
      </w:r>
    </w:p>
    <w:p w14:paraId="07048296" w14:textId="77777777" w:rsidR="006A1F54" w:rsidRDefault="006A1F54" w:rsidP="005659DC">
      <w:pPr>
        <w:jc w:val="both"/>
      </w:pPr>
    </w:p>
    <w:p w14:paraId="45D35862" w14:textId="77777777" w:rsidR="00AF596F" w:rsidRDefault="00AF596F" w:rsidP="005659DC">
      <w:pPr>
        <w:jc w:val="both"/>
      </w:pPr>
    </w:p>
    <w:p w14:paraId="57F26EC8" w14:textId="4923C81F" w:rsidR="00AF596F" w:rsidRDefault="00AF596F" w:rsidP="005659DC">
      <w:pPr>
        <w:jc w:val="both"/>
      </w:pPr>
      <w:r>
        <w:t xml:space="preserve">                                    </w:t>
      </w:r>
      <w:r>
        <w:rPr>
          <w:noProof/>
          <w:lang w:val="de-DE" w:eastAsia="de-DE"/>
        </w:rPr>
        <w:drawing>
          <wp:inline distT="0" distB="0" distL="0" distR="0" wp14:anchorId="16274286" wp14:editId="4A0A6B27">
            <wp:extent cx="2371090" cy="3273581"/>
            <wp:effectExtent l="0" t="0" r="0" b="3175"/>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1618" cy="3274310"/>
                    </a:xfrm>
                    <a:prstGeom prst="rect">
                      <a:avLst/>
                    </a:prstGeom>
                    <a:noFill/>
                    <a:ln>
                      <a:noFill/>
                    </a:ln>
                  </pic:spPr>
                </pic:pic>
              </a:graphicData>
            </a:graphic>
          </wp:inline>
        </w:drawing>
      </w:r>
    </w:p>
    <w:p w14:paraId="0EC465A9" w14:textId="329478C8" w:rsidR="0004756C" w:rsidRPr="00AF596F" w:rsidRDefault="000F0026" w:rsidP="0004756C">
      <w:pPr>
        <w:jc w:val="both"/>
        <w:rPr>
          <w:sz w:val="20"/>
          <w:szCs w:val="20"/>
        </w:rPr>
      </w:pPr>
      <w:r>
        <w:rPr>
          <w:b/>
          <w:sz w:val="20"/>
          <w:szCs w:val="20"/>
        </w:rPr>
        <w:t>Abb.</w:t>
      </w:r>
      <w:r w:rsidR="00A44DC7">
        <w:rPr>
          <w:b/>
          <w:sz w:val="20"/>
          <w:szCs w:val="20"/>
        </w:rPr>
        <w:t xml:space="preserve"> 6</w:t>
      </w:r>
      <w:r w:rsidR="0004756C">
        <w:rPr>
          <w:b/>
          <w:sz w:val="20"/>
          <w:szCs w:val="20"/>
        </w:rPr>
        <w:t xml:space="preserve">: </w:t>
      </w:r>
      <w:r w:rsidR="0004756C" w:rsidRPr="00806F1E">
        <w:rPr>
          <w:sz w:val="20"/>
          <w:szCs w:val="20"/>
        </w:rPr>
        <w:t xml:space="preserve">Darstellung </w:t>
      </w:r>
      <w:r w:rsidR="0004756C">
        <w:rPr>
          <w:sz w:val="20"/>
          <w:szCs w:val="20"/>
        </w:rPr>
        <w:t xml:space="preserve">des statsitischen Designs </w:t>
      </w:r>
      <w:r w:rsidR="0004756C" w:rsidRPr="00806F1E">
        <w:rPr>
          <w:sz w:val="20"/>
          <w:szCs w:val="20"/>
        </w:rPr>
        <w:t>der Gruppenanalyse als Desigmatrix.</w:t>
      </w:r>
      <w:r w:rsidR="0004756C">
        <w:rPr>
          <w:sz w:val="20"/>
          <w:szCs w:val="20"/>
        </w:rPr>
        <w:t xml:space="preserve"> Die “Probandenachse” verläuft von oben nach unten. Die erste Spalte (“weißer Balken”) stellt den mittleren Effekt der Aktivierung Gesichter &gt;</w:t>
      </w:r>
      <w:r w:rsidR="0004756C">
        <w:rPr>
          <w:b/>
          <w:sz w:val="20"/>
          <w:szCs w:val="20"/>
        </w:rPr>
        <w:t xml:space="preserve"> </w:t>
      </w:r>
      <w:r w:rsidR="0004756C" w:rsidRPr="00806F1E">
        <w:rPr>
          <w:sz w:val="20"/>
          <w:szCs w:val="20"/>
        </w:rPr>
        <w:t xml:space="preserve">Häuser dar. </w:t>
      </w:r>
      <w:r w:rsidR="0004756C">
        <w:rPr>
          <w:sz w:val="20"/>
          <w:szCs w:val="20"/>
        </w:rPr>
        <w:t>Die weiteren Spalten bilden die drei Kovariaten Alexithymie, Autismus und Prosopagnosie ab.</w:t>
      </w:r>
    </w:p>
    <w:p w14:paraId="2D4C841C" w14:textId="77777777" w:rsidR="00873A9B" w:rsidRDefault="00873A9B" w:rsidP="005659DC">
      <w:pPr>
        <w:jc w:val="both"/>
      </w:pPr>
    </w:p>
    <w:p w14:paraId="141A8648" w14:textId="77777777" w:rsidR="00AF596F" w:rsidRDefault="00AF596F" w:rsidP="005659DC">
      <w:pPr>
        <w:jc w:val="both"/>
      </w:pPr>
    </w:p>
    <w:p w14:paraId="6B7500E8" w14:textId="61AFAFF9" w:rsidR="00873A9B" w:rsidRDefault="00873A9B" w:rsidP="005659DC">
      <w:pPr>
        <w:jc w:val="both"/>
        <w:rPr>
          <w:i/>
          <w:u w:val="single"/>
        </w:rPr>
      </w:pPr>
      <w:r>
        <w:rPr>
          <w:i/>
        </w:rPr>
        <w:t xml:space="preserve">2.6.3 </w:t>
      </w:r>
      <w:r>
        <w:rPr>
          <w:i/>
          <w:u w:val="single"/>
        </w:rPr>
        <w:t>DCM-Analyse</w:t>
      </w:r>
    </w:p>
    <w:p w14:paraId="0F905581" w14:textId="77777777" w:rsidR="0004756C" w:rsidRPr="004E3EA8" w:rsidRDefault="0004756C" w:rsidP="0004756C">
      <w:pPr>
        <w:jc w:val="both"/>
      </w:pPr>
      <w:r>
        <w:t>Durch die DCM-Analyse können wir die effektive Konnektivität zwischen Hirnregionen in spezifischen Modellen untersuchen. Das Ziel dieser Methode ist die Interaktion dieser Hirnareale zu beschreiben und den Effekt eines Experiments auf diese Interaktion zu untersuchen.</w:t>
      </w:r>
    </w:p>
    <w:p w14:paraId="2BFED1E7" w14:textId="77777777" w:rsidR="00873A9B" w:rsidRDefault="00873A9B" w:rsidP="005659DC">
      <w:pPr>
        <w:jc w:val="both"/>
        <w:rPr>
          <w:i/>
          <w:u w:val="single"/>
        </w:rPr>
      </w:pPr>
    </w:p>
    <w:p w14:paraId="5811B6D7" w14:textId="2F2CE3F2" w:rsidR="00873A9B" w:rsidRDefault="00873A9B" w:rsidP="005659DC">
      <w:pPr>
        <w:jc w:val="both"/>
        <w:rPr>
          <w:i/>
          <w:u w:val="single"/>
        </w:rPr>
      </w:pPr>
      <w:r>
        <w:rPr>
          <w:i/>
        </w:rPr>
        <w:t xml:space="preserve">2.6.3.1 </w:t>
      </w:r>
      <w:r>
        <w:rPr>
          <w:i/>
          <w:u w:val="single"/>
        </w:rPr>
        <w:t>Definition der ROIs</w:t>
      </w:r>
    </w:p>
    <w:p w14:paraId="1F604FC8" w14:textId="5D92B880" w:rsidR="0004756C" w:rsidRDefault="003323DA" w:rsidP="0004756C">
      <w:pPr>
        <w:jc w:val="both"/>
      </w:pPr>
      <w:r>
        <w:t>Im ersten Schritt w</w:t>
      </w:r>
      <w:r w:rsidR="00404AD0">
        <w:t>urden die gesichtsspezifischen Regionen</w:t>
      </w:r>
      <w:r w:rsidR="00E52B2F">
        <w:t xml:space="preserve">, die wir in unseren Modell </w:t>
      </w:r>
      <w:r w:rsidR="00653D26">
        <w:t>einschlie</w:t>
      </w:r>
      <w:r w:rsidR="00653D26" w:rsidRPr="00653D26">
        <w:rPr>
          <w:bCs/>
        </w:rPr>
        <w:t>ß</w:t>
      </w:r>
      <w:r w:rsidR="00653D26">
        <w:rPr>
          <w:bCs/>
        </w:rPr>
        <w:t xml:space="preserve">en, festgelegt. Die Regionen beinhalten die bilaterale FFA und der </w:t>
      </w:r>
      <w:r w:rsidR="00653D26">
        <w:rPr>
          <w:bCs/>
        </w:rPr>
        <w:lastRenderedPageBreak/>
        <w:t>bilaterale ATL (Abb. 2)</w:t>
      </w:r>
      <w:r w:rsidR="0015241B">
        <w:rPr>
          <w:bCs/>
        </w:rPr>
        <w:t xml:space="preserve"> und sind beim Betrachten von Gesichter stärker aktiv, als beim Betrachten von einer Kontrollbedingung</w:t>
      </w:r>
      <w:r w:rsidR="00653D26">
        <w:t xml:space="preserve">. </w:t>
      </w:r>
      <w:r w:rsidR="0004756C">
        <w:t>Um die ROIs (“Regions of interest”) für die DCM-Analyse zu definieren, haben wir den Harvard Oxford Atlas (</w:t>
      </w:r>
      <w:hyperlink r:id="rId15" w:tgtFrame="_blank" w:history="1">
        <w:r w:rsidR="00E04A28" w:rsidRPr="00E04A28">
          <w:rPr>
            <w:rStyle w:val="Hyperlink"/>
          </w:rPr>
          <w:t>https://fsl.fmrib.ox.ac.uk/fsl/fslwiki/Atlases</w:t>
        </w:r>
      </w:hyperlink>
      <w:r w:rsidR="00E40CA3">
        <w:t>, 06.11.19</w:t>
      </w:r>
      <w:r w:rsidR="00E04A28">
        <w:t xml:space="preserve">) </w:t>
      </w:r>
      <w:r w:rsidR="0004756C">
        <w:t xml:space="preserve">benutzt. Dieser probabilistische (anatomische) Atlas beinhaltet Masken, die zur Lokalisierung von FFA und ATL genutzt werden können. Für die FFA nutzten wir die Maske </w:t>
      </w:r>
      <w:r w:rsidR="0004756C">
        <w:rPr>
          <w:i/>
        </w:rPr>
        <w:t xml:space="preserve">Temporal Occipital Fusiform Cortex </w:t>
      </w:r>
      <w:r w:rsidR="00264CC2">
        <w:t>(Abb. 7</w:t>
      </w:r>
      <w:r w:rsidR="0004756C">
        <w:t>)</w:t>
      </w:r>
      <w:r w:rsidR="0004756C">
        <w:rPr>
          <w:i/>
        </w:rPr>
        <w:t xml:space="preserve">. </w:t>
      </w:r>
      <w:r w:rsidR="0004756C">
        <w:t>Auf Gruppenebene war klar erkennbar, dass das Maximun der linken und rechten FFA-Aktivierung sich in dieser Maske befand.</w:t>
      </w:r>
    </w:p>
    <w:p w14:paraId="054767A8" w14:textId="77777777" w:rsidR="0004756C" w:rsidRDefault="0004756C" w:rsidP="005659DC">
      <w:pPr>
        <w:jc w:val="both"/>
      </w:pPr>
    </w:p>
    <w:p w14:paraId="1B3B6D6E" w14:textId="77777777" w:rsidR="00BA294A" w:rsidRDefault="00BA294A" w:rsidP="005659DC">
      <w:pPr>
        <w:jc w:val="both"/>
      </w:pPr>
    </w:p>
    <w:p w14:paraId="0A623655" w14:textId="77777777" w:rsidR="00CD41B0" w:rsidRDefault="00CD41B0" w:rsidP="005659DC">
      <w:pPr>
        <w:jc w:val="both"/>
      </w:pPr>
    </w:p>
    <w:p w14:paraId="7DE8A975" w14:textId="69B69107" w:rsidR="00F64C3E" w:rsidRDefault="00CD41B0" w:rsidP="005659DC">
      <w:pPr>
        <w:jc w:val="both"/>
      </w:pPr>
      <w:r>
        <w:rPr>
          <w:noProof/>
          <w:lang w:val="de-DE" w:eastAsia="de-DE"/>
        </w:rPr>
        <w:drawing>
          <wp:inline distT="0" distB="0" distL="0" distR="0" wp14:anchorId="678AAA91" wp14:editId="6CAED65A">
            <wp:extent cx="5375275" cy="2050979"/>
            <wp:effectExtent l="0" t="0" r="9525" b="6985"/>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6071" cy="2051283"/>
                    </a:xfrm>
                    <a:prstGeom prst="rect">
                      <a:avLst/>
                    </a:prstGeom>
                    <a:noFill/>
                    <a:ln>
                      <a:noFill/>
                    </a:ln>
                  </pic:spPr>
                </pic:pic>
              </a:graphicData>
            </a:graphic>
          </wp:inline>
        </w:drawing>
      </w:r>
    </w:p>
    <w:p w14:paraId="141919E6" w14:textId="25EB6E39" w:rsidR="0004756C" w:rsidRPr="00FF56BC" w:rsidRDefault="000F0026" w:rsidP="0004756C">
      <w:pPr>
        <w:jc w:val="both"/>
        <w:rPr>
          <w:sz w:val="20"/>
          <w:szCs w:val="20"/>
        </w:rPr>
      </w:pPr>
      <w:r>
        <w:rPr>
          <w:b/>
          <w:sz w:val="22"/>
          <w:szCs w:val="22"/>
        </w:rPr>
        <w:t>Abb. 7</w:t>
      </w:r>
      <w:r w:rsidR="0004756C">
        <w:rPr>
          <w:b/>
          <w:sz w:val="22"/>
          <w:szCs w:val="22"/>
        </w:rPr>
        <w:t xml:space="preserve">: </w:t>
      </w:r>
      <w:r w:rsidR="0004756C">
        <w:rPr>
          <w:b/>
          <w:sz w:val="20"/>
          <w:szCs w:val="20"/>
        </w:rPr>
        <w:t xml:space="preserve">Maske des temporo-occipitalen fusiformen Kortex. </w:t>
      </w:r>
      <w:r w:rsidR="0004756C">
        <w:rPr>
          <w:sz w:val="20"/>
          <w:szCs w:val="20"/>
        </w:rPr>
        <w:t>Anhand dieser Maske konnten wir die FFA beidseits bestimmen.</w:t>
      </w:r>
      <w:r w:rsidR="0004756C">
        <w:rPr>
          <w:b/>
          <w:sz w:val="20"/>
          <w:szCs w:val="20"/>
        </w:rPr>
        <w:t xml:space="preserve"> </w:t>
      </w:r>
      <w:r w:rsidR="0004756C">
        <w:rPr>
          <w:sz w:val="20"/>
          <w:szCs w:val="20"/>
        </w:rPr>
        <w:t xml:space="preserve">Wir haben den Gruppenpeak für die rechte FFA mit den Koordinaten x=44, y=-54, z= -18 in der Maske lokalisiert. Der Gruppenpeak der linken FFA liegt ebenfalls innerhalb der Maske mit den Koordinaten x= -44, y= -50 und z= -22. Abbildung aus: </w:t>
      </w:r>
      <w:r w:rsidR="0004756C" w:rsidRPr="00FF56BC">
        <w:rPr>
          <w:sz w:val="20"/>
          <w:szCs w:val="20"/>
        </w:rPr>
        <w:t>https://github.com/kesslerr/prosopagnosia/blob/master/rk_create_masks_OFA_FFA_ATL_Amyg.ipynb</w:t>
      </w:r>
      <w:r w:rsidR="0004756C">
        <w:rPr>
          <w:sz w:val="20"/>
          <w:szCs w:val="20"/>
        </w:rPr>
        <w:t>.</w:t>
      </w:r>
    </w:p>
    <w:p w14:paraId="404B3D1A" w14:textId="7469BACA" w:rsidR="00FF56BC" w:rsidRPr="00F64C3E" w:rsidRDefault="00FF56BC" w:rsidP="00FF56BC">
      <w:pPr>
        <w:rPr>
          <w:sz w:val="20"/>
          <w:szCs w:val="20"/>
        </w:rPr>
      </w:pPr>
    </w:p>
    <w:p w14:paraId="45961ED1" w14:textId="77777777" w:rsidR="00873A9B" w:rsidRDefault="00873A9B" w:rsidP="005659DC">
      <w:pPr>
        <w:jc w:val="both"/>
      </w:pPr>
    </w:p>
    <w:p w14:paraId="43652D3B" w14:textId="4C65951D" w:rsidR="0004756C" w:rsidRPr="00634333" w:rsidRDefault="0004756C" w:rsidP="0004756C">
      <w:pPr>
        <w:jc w:val="both"/>
      </w:pPr>
      <w:r>
        <w:t>Da die ATL-Aktivierung eine relativ hohe Varianz</w:t>
      </w:r>
      <w:r w:rsidR="00653D26">
        <w:t xml:space="preserve"> innerhalb der Probanden zeigte</w:t>
      </w:r>
      <w:r>
        <w:t xml:space="preserve">, war die Kombination von zwei Masken notwendig. Wir wählten hierfür die Maske </w:t>
      </w:r>
      <w:r>
        <w:rPr>
          <w:i/>
        </w:rPr>
        <w:t xml:space="preserve">Inferior Temporal pole, anterior division </w:t>
      </w:r>
      <w:r>
        <w:t xml:space="preserve">kombiniert mit der Maske </w:t>
      </w:r>
      <w:r>
        <w:rPr>
          <w:i/>
        </w:rPr>
        <w:t xml:space="preserve">Temporal Pole </w:t>
      </w:r>
      <w:r w:rsidR="00264CC2">
        <w:t>(Abb. 8</w:t>
      </w:r>
      <w:r>
        <w:t>)</w:t>
      </w:r>
      <w:r>
        <w:rPr>
          <w:i/>
        </w:rPr>
        <w:t>.</w:t>
      </w:r>
      <w:r>
        <w:t xml:space="preserve"> Somit waren alle individuellen Peaks der Probanden in der Maske vorhanden.</w:t>
      </w:r>
    </w:p>
    <w:p w14:paraId="5F035BBF" w14:textId="77777777" w:rsidR="00873A9B" w:rsidRDefault="00873A9B" w:rsidP="005659DC">
      <w:pPr>
        <w:jc w:val="both"/>
      </w:pPr>
    </w:p>
    <w:p w14:paraId="4F156384" w14:textId="7943D777" w:rsidR="00873A9B" w:rsidRDefault="003F7224" w:rsidP="005659DC">
      <w:pPr>
        <w:jc w:val="both"/>
      </w:pPr>
      <w:r w:rsidRPr="003F7224">
        <w:rPr>
          <w:noProof/>
          <w:lang w:val="de-DE" w:eastAsia="de-DE"/>
        </w:rPr>
        <w:drawing>
          <wp:inline distT="0" distB="0" distL="0" distR="0" wp14:anchorId="3AADE126" wp14:editId="6C92F33F">
            <wp:extent cx="5396230" cy="2084070"/>
            <wp:effectExtent l="0" t="0" r="0" b="0"/>
            <wp:docPr id="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6230" cy="2084070"/>
                    </a:xfrm>
                    <a:prstGeom prst="rect">
                      <a:avLst/>
                    </a:prstGeom>
                    <a:noFill/>
                    <a:ln>
                      <a:noFill/>
                    </a:ln>
                  </pic:spPr>
                </pic:pic>
              </a:graphicData>
            </a:graphic>
          </wp:inline>
        </w:drawing>
      </w:r>
    </w:p>
    <w:p w14:paraId="671ECA99" w14:textId="191FF1DA" w:rsidR="0004756C" w:rsidRPr="007540CD" w:rsidRDefault="000F0026" w:rsidP="0004756C">
      <w:pPr>
        <w:jc w:val="both"/>
        <w:rPr>
          <w:sz w:val="20"/>
          <w:szCs w:val="20"/>
        </w:rPr>
      </w:pPr>
      <w:r>
        <w:rPr>
          <w:b/>
          <w:sz w:val="20"/>
          <w:szCs w:val="20"/>
        </w:rPr>
        <w:t>Abb. 8</w:t>
      </w:r>
      <w:r w:rsidR="0004756C">
        <w:rPr>
          <w:b/>
          <w:sz w:val="20"/>
          <w:szCs w:val="20"/>
        </w:rPr>
        <w:t xml:space="preserve">: ATL Maske. </w:t>
      </w:r>
      <w:r w:rsidR="0004756C">
        <w:rPr>
          <w:sz w:val="20"/>
          <w:szCs w:val="20"/>
        </w:rPr>
        <w:t>Die rote Markierung stellt die Kombination der zwei Masken “</w:t>
      </w:r>
      <w:r w:rsidR="0004756C" w:rsidRPr="00806F1E">
        <w:rPr>
          <w:sz w:val="20"/>
          <w:szCs w:val="20"/>
        </w:rPr>
        <w:t>Inferior Temporal pole, anterior division</w:t>
      </w:r>
      <w:r w:rsidR="0004756C">
        <w:rPr>
          <w:sz w:val="20"/>
          <w:szCs w:val="20"/>
        </w:rPr>
        <w:t>”</w:t>
      </w:r>
      <w:r w:rsidR="0004756C" w:rsidRPr="00806F1E">
        <w:rPr>
          <w:sz w:val="20"/>
          <w:szCs w:val="20"/>
        </w:rPr>
        <w:t xml:space="preserve"> </w:t>
      </w:r>
      <w:r w:rsidR="0004756C">
        <w:rPr>
          <w:sz w:val="20"/>
          <w:szCs w:val="20"/>
        </w:rPr>
        <w:t>und ”</w:t>
      </w:r>
      <w:r w:rsidR="0004756C" w:rsidRPr="00806F1E">
        <w:rPr>
          <w:sz w:val="20"/>
          <w:szCs w:val="20"/>
        </w:rPr>
        <w:t>Temporal Pole</w:t>
      </w:r>
      <w:r w:rsidR="0004756C">
        <w:rPr>
          <w:sz w:val="20"/>
          <w:szCs w:val="20"/>
        </w:rPr>
        <w:t xml:space="preserve">” dar. Exemplarisch wird hier die Aktivierung eines Probanden gezeigt. Innerhalb der Maske kann man mehrere Cluster identifizieren. </w:t>
      </w:r>
      <w:r w:rsidR="0004756C" w:rsidRPr="007540CD">
        <w:rPr>
          <w:sz w:val="20"/>
          <w:szCs w:val="20"/>
        </w:rPr>
        <w:t xml:space="preserve">Abbildung </w:t>
      </w:r>
      <w:r w:rsidR="0004756C" w:rsidRPr="007540CD">
        <w:rPr>
          <w:sz w:val="20"/>
          <w:szCs w:val="20"/>
        </w:rPr>
        <w:lastRenderedPageBreak/>
        <w:t xml:space="preserve">aus: </w:t>
      </w:r>
      <w:hyperlink r:id="rId18" w:history="1">
        <w:r w:rsidR="00E40CA3" w:rsidRPr="007A093E">
          <w:rPr>
            <w:rStyle w:val="Hyperlink"/>
            <w:sz w:val="20"/>
            <w:szCs w:val="20"/>
          </w:rPr>
          <w:t>https://github.com/kesslerr/prosopagnosia/blob/master/rk_create_masks_OFA_FFA_ATL_Amyg.ipynb</w:t>
        </w:r>
      </w:hyperlink>
      <w:r w:rsidR="00E40CA3">
        <w:rPr>
          <w:sz w:val="20"/>
          <w:szCs w:val="20"/>
        </w:rPr>
        <w:t>, (05.2019)</w:t>
      </w:r>
    </w:p>
    <w:p w14:paraId="0D4E2E92" w14:textId="7EDAD872" w:rsidR="000D0CF9" w:rsidRPr="001F605C" w:rsidRDefault="000D0CF9" w:rsidP="005659DC">
      <w:pPr>
        <w:jc w:val="both"/>
        <w:rPr>
          <w:sz w:val="20"/>
          <w:szCs w:val="20"/>
        </w:rPr>
      </w:pPr>
    </w:p>
    <w:p w14:paraId="02979B32" w14:textId="77777777" w:rsidR="00873A9B" w:rsidRDefault="00873A9B" w:rsidP="005659DC">
      <w:pPr>
        <w:jc w:val="both"/>
      </w:pPr>
    </w:p>
    <w:p w14:paraId="0D46DA6C" w14:textId="06918073" w:rsidR="00873A9B" w:rsidRPr="0004756C" w:rsidRDefault="00873A9B" w:rsidP="005659DC">
      <w:pPr>
        <w:jc w:val="both"/>
        <w:rPr>
          <w:i/>
          <w:u w:val="single"/>
        </w:rPr>
      </w:pPr>
      <w:r>
        <w:rPr>
          <w:i/>
        </w:rPr>
        <w:t xml:space="preserve">2.6.3.2 </w:t>
      </w:r>
      <w:r>
        <w:rPr>
          <w:i/>
          <w:u w:val="single"/>
        </w:rPr>
        <w:t>Zeitreihen</w:t>
      </w:r>
    </w:p>
    <w:p w14:paraId="081AC8AE" w14:textId="77777777" w:rsidR="0004756C" w:rsidRPr="00873A9B" w:rsidRDefault="0004756C" w:rsidP="0004756C">
      <w:pPr>
        <w:jc w:val="both"/>
      </w:pPr>
      <w:r>
        <w:t>Um die Zeitreihen unserer ROIs zu extrahieren, suchten wir im ersten Schritt für jeden Probanden in jeder ROI das jeweilige Aktivierungsmaximum und bestimmten dort die Zeitreihen aller Voxel im Radius von 5 mm. Dann wurde eine Hauptkomponentenanalyse (</w:t>
      </w:r>
      <w:r>
        <w:rPr>
          <w:i/>
        </w:rPr>
        <w:t xml:space="preserve">principle component analysis) </w:t>
      </w:r>
      <w:r>
        <w:t>durchgeführt. Diese Analyse bestimmt einen repräsentativen Zeitverlauf über alle analysierten Voxel.</w:t>
      </w:r>
    </w:p>
    <w:p w14:paraId="5F350A45" w14:textId="77777777" w:rsidR="00031B8E" w:rsidRDefault="00031B8E" w:rsidP="005659DC">
      <w:pPr>
        <w:jc w:val="both"/>
      </w:pPr>
    </w:p>
    <w:p w14:paraId="4EEA6EA2" w14:textId="24B77691" w:rsidR="001F605C" w:rsidRDefault="002F426D" w:rsidP="005659DC">
      <w:pPr>
        <w:jc w:val="both"/>
        <w:rPr>
          <w:i/>
          <w:u w:val="single"/>
        </w:rPr>
      </w:pPr>
      <w:r>
        <w:rPr>
          <w:i/>
        </w:rPr>
        <w:t xml:space="preserve">2.6.3.3 </w:t>
      </w:r>
      <w:r w:rsidR="0004756C">
        <w:rPr>
          <w:i/>
          <w:u w:val="single"/>
        </w:rPr>
        <w:t xml:space="preserve">Spezifikation der </w:t>
      </w:r>
      <w:commentRangeStart w:id="1"/>
      <w:r w:rsidR="0004756C">
        <w:rPr>
          <w:i/>
          <w:u w:val="single"/>
        </w:rPr>
        <w:t>Modelle</w:t>
      </w:r>
      <w:commentRangeEnd w:id="1"/>
      <w:r w:rsidR="0004756C">
        <w:rPr>
          <w:rStyle w:val="Kommentarzeichen"/>
        </w:rPr>
        <w:commentReference w:id="1"/>
      </w:r>
    </w:p>
    <w:p w14:paraId="2725C90C" w14:textId="14256BD7" w:rsidR="00806569" w:rsidRDefault="0004756C" w:rsidP="0004756C">
      <w:pPr>
        <w:jc w:val="both"/>
      </w:pPr>
      <w:r>
        <w:t xml:space="preserve">Wir stellten ein Modell pro Proband auf. Wie in der Einleitung beschrieben, beinhalten diese </w:t>
      </w:r>
      <w:r w:rsidR="008D238D">
        <w:t xml:space="preserve">Modelle </w:t>
      </w:r>
      <w:r>
        <w:t>die</w:t>
      </w:r>
      <w:ins w:id="2" w:author="Roman" w:date="2019-11-09T10:08:00Z">
        <w:r w:rsidR="008F4237">
          <w:t xml:space="preserve"> bilaterale</w:t>
        </w:r>
      </w:ins>
      <w:r>
        <w:t xml:space="preserve"> FFA </w:t>
      </w:r>
      <w:del w:id="3" w:author="Roman" w:date="2019-11-09T10:08:00Z">
        <w:r w:rsidDel="008F4237">
          <w:delText xml:space="preserve">beidseits </w:delText>
        </w:r>
      </w:del>
      <w:r>
        <w:t xml:space="preserve">und </w:t>
      </w:r>
      <w:del w:id="4" w:author="Roman" w:date="2019-11-09T10:08:00Z">
        <w:r w:rsidDel="008F4237">
          <w:delText xml:space="preserve">der </w:delText>
        </w:r>
      </w:del>
      <w:ins w:id="5" w:author="Roman" w:date="2019-11-09T10:08:00Z">
        <w:r w:rsidR="008F4237">
          <w:t xml:space="preserve">bilaterale </w:t>
        </w:r>
      </w:ins>
      <w:r>
        <w:t>ATL</w:t>
      </w:r>
      <w:del w:id="6" w:author="Roman" w:date="2019-11-09T10:08:00Z">
        <w:r w:rsidDel="008F4237">
          <w:delText xml:space="preserve"> beidseits</w:delText>
        </w:r>
      </w:del>
      <w:r w:rsidR="00806569">
        <w:t xml:space="preserve"> (Kap. 1.4)</w:t>
      </w:r>
      <w:r>
        <w:t xml:space="preserve">. </w:t>
      </w:r>
    </w:p>
    <w:p w14:paraId="0F1D3407" w14:textId="77777777" w:rsidR="008D238D" w:rsidRDefault="008D238D" w:rsidP="0004756C">
      <w:pPr>
        <w:jc w:val="both"/>
      </w:pPr>
    </w:p>
    <w:p w14:paraId="6E6199C0" w14:textId="645C621E" w:rsidR="008D238D" w:rsidRPr="008D238D" w:rsidRDefault="008D238D" w:rsidP="0004756C">
      <w:pPr>
        <w:jc w:val="both"/>
        <w:rPr>
          <w:b/>
          <w:i/>
        </w:rPr>
      </w:pPr>
      <w:commentRangeStart w:id="7"/>
      <w:r>
        <w:rPr>
          <w:b/>
          <w:i/>
        </w:rPr>
        <w:t>A-Matrix</w:t>
      </w:r>
      <w:commentRangeEnd w:id="7"/>
      <w:r w:rsidR="008F4237">
        <w:rPr>
          <w:rStyle w:val="Kommentarzeichen"/>
        </w:rPr>
        <w:commentReference w:id="7"/>
      </w:r>
    </w:p>
    <w:p w14:paraId="646B6B21" w14:textId="3C574225" w:rsidR="001E07FB" w:rsidRDefault="001E07FB" w:rsidP="0004756C">
      <w:pPr>
        <w:jc w:val="both"/>
      </w:pPr>
      <w:r>
        <w:t xml:space="preserve">Im ersten Schritt definierten wir </w:t>
      </w:r>
      <w:del w:id="8" w:author="Roman" w:date="2019-11-09T10:08:00Z">
        <w:r w:rsidDel="008F4237">
          <w:delText xml:space="preserve">das Modell für </w:delText>
        </w:r>
      </w:del>
      <w:r>
        <w:t>die A-Matrix. Dieses soll die anatomische</w:t>
      </w:r>
      <w:ins w:id="9" w:author="Roman" w:date="2019-11-09T10:08:00Z">
        <w:r w:rsidR="008F4237">
          <w:t xml:space="preserve"> und funktionale</w:t>
        </w:r>
      </w:ins>
      <w:r>
        <w:t xml:space="preserve"> Verknüpfung der Regionen, unabhängig von jeglicher Aufgabe, darstellen.</w:t>
      </w:r>
      <w:del w:id="10" w:author="Roman" w:date="2019-11-09T10:10:00Z">
        <w:r w:rsidR="00467A08" w:rsidDel="008F4237">
          <w:delText xml:space="preserve"> </w:delText>
        </w:r>
        <w:r w:rsidR="002A5974" w:rsidDel="008F4237">
          <w:delText>Dafür wählten wir bidirektionale Verbindungen</w:delText>
        </w:r>
        <w:r w:rsidR="008D238D" w:rsidDel="008F4237">
          <w:delText xml:space="preserve"> zwischen den Regionen, sowohl intra- wie auch interhemisphärisch, aus. </w:delText>
        </w:r>
      </w:del>
      <w:ins w:id="11" w:author="Roman" w:date="2019-11-09T10:08:00Z">
        <w:r w:rsidR="008F4237">
          <w:t xml:space="preserve"> W</w:t>
        </w:r>
      </w:ins>
      <w:ins w:id="12" w:author="Roman" w:date="2019-11-09T10:09:00Z">
        <w:r w:rsidR="008F4237">
          <w:t>i</w:t>
        </w:r>
      </w:ins>
      <w:ins w:id="13" w:author="Roman" w:date="2019-11-09T10:10:00Z">
        <w:r w:rsidR="008F4237">
          <w:t>r</w:t>
        </w:r>
      </w:ins>
      <w:ins w:id="14" w:author="Roman" w:date="2019-11-09T10:09:00Z">
        <w:r w:rsidR="008F4237">
          <w:t xml:space="preserve"> definieren </w:t>
        </w:r>
      </w:ins>
      <w:ins w:id="15" w:author="Roman" w:date="2019-11-09T10:10:00Z">
        <w:r w:rsidR="008F4237">
          <w:t>bidirektionale</w:t>
        </w:r>
      </w:ins>
      <w:ins w:id="16" w:author="Roman" w:date="2019-11-09T10:09:00Z">
        <w:r w:rsidR="008F4237">
          <w:t xml:space="preserve"> Verbindungen zwischen homologen Regionen beider Hemisphären, und aller Regionen innerhalb einer Hemisphäre. </w:t>
        </w:r>
      </w:ins>
    </w:p>
    <w:p w14:paraId="0231AC2E" w14:textId="356C6F43" w:rsidR="008D238D" w:rsidRDefault="008D238D" w:rsidP="008D238D">
      <w:pPr>
        <w:jc w:val="both"/>
      </w:pPr>
    </w:p>
    <w:p w14:paraId="46A71C6E" w14:textId="4EEFAA7A" w:rsidR="008D238D" w:rsidRDefault="008D238D" w:rsidP="008D238D">
      <w:pPr>
        <w:jc w:val="both"/>
      </w:pPr>
      <w:r>
        <w:rPr>
          <w:noProof/>
          <w:lang w:val="de-DE" w:eastAsia="de-DE"/>
        </w:rPr>
        <mc:AlternateContent>
          <mc:Choice Requires="wps">
            <w:drawing>
              <wp:anchor distT="0" distB="0" distL="114300" distR="114300" simplePos="0" relativeHeight="251698176" behindDoc="0" locked="0" layoutInCell="1" allowOverlap="1" wp14:anchorId="288E8B14" wp14:editId="339786CC">
                <wp:simplePos x="0" y="0"/>
                <wp:positionH relativeFrom="column">
                  <wp:posOffset>1600200</wp:posOffset>
                </wp:positionH>
                <wp:positionV relativeFrom="paragraph">
                  <wp:posOffset>74295</wp:posOffset>
                </wp:positionV>
                <wp:extent cx="2057400" cy="1207135"/>
                <wp:effectExtent l="0" t="0" r="0" b="12065"/>
                <wp:wrapSquare wrapText="bothSides"/>
                <wp:docPr id="34" name="Cuadro de texto 34"/>
                <wp:cNvGraphicFramePr/>
                <a:graphic xmlns:a="http://schemas.openxmlformats.org/drawingml/2006/main">
                  <a:graphicData uri="http://schemas.microsoft.com/office/word/2010/wordprocessingShape">
                    <wps:wsp>
                      <wps:cNvSpPr txBox="1"/>
                      <wps:spPr>
                        <a:xfrm>
                          <a:off x="0" y="0"/>
                          <a:ext cx="2057400" cy="120713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B988C61" w14:textId="77777777" w:rsidR="008F4237" w:rsidRDefault="008F4237" w:rsidP="008D238D">
                            <w:r>
                              <w:t>lATL                                 rATL</w:t>
                            </w:r>
                          </w:p>
                          <w:p w14:paraId="364E48BE" w14:textId="77777777" w:rsidR="008F4237" w:rsidRDefault="008F4237" w:rsidP="008D238D">
                            <w:r>
                              <w:t xml:space="preserve"> </w:t>
                            </w:r>
                          </w:p>
                          <w:p w14:paraId="74498340" w14:textId="77777777" w:rsidR="008F4237" w:rsidRDefault="008F4237" w:rsidP="008D238D"/>
                          <w:p w14:paraId="433D3379" w14:textId="77777777" w:rsidR="008F4237" w:rsidRDefault="008F4237" w:rsidP="008D238D"/>
                          <w:p w14:paraId="1DEC814D" w14:textId="77777777" w:rsidR="008F4237" w:rsidRDefault="008F4237" w:rsidP="008D238D"/>
                          <w:p w14:paraId="1529205F" w14:textId="77777777" w:rsidR="008F4237" w:rsidRDefault="008F4237" w:rsidP="008D238D">
                            <w:r>
                              <w:t xml:space="preserve">lFFA                                 rFFA      </w:t>
                            </w:r>
                          </w:p>
                          <w:p w14:paraId="65CB953B" w14:textId="77777777" w:rsidR="008F4237" w:rsidRDefault="008F4237" w:rsidP="008D238D">
                            <w:r>
                              <w:t xml:space="preserve">     </w:t>
                            </w:r>
                          </w:p>
                          <w:p w14:paraId="4E28E587" w14:textId="77777777" w:rsidR="008F4237" w:rsidRDefault="008F4237" w:rsidP="008D238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Cuadro de texto 34" o:spid="_x0000_s1027" type="#_x0000_t202" style="position:absolute;left:0;text-align:left;margin-left:126pt;margin-top:5.85pt;width:162pt;height:95.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" filled="f" stroked="f">
                <v:textbox>
                  <w:txbxContent>
                    <w:p w14:paraId="4B988C61" w14:textId="77777777" w:rsidR="006B6BDC" w:rsidRDefault="006B6BDC" w:rsidP="008D238D">
                      <w:r>
                        <w:t>lATL                                 rATL</w:t>
                      </w:r>
                    </w:p>
                    <w:p w14:paraId="364E48BE" w14:textId="77777777" w:rsidR="006B6BDC" w:rsidRDefault="006B6BDC" w:rsidP="008D238D">
                      <w:r>
                        <w:t xml:space="preserve"> </w:t>
                      </w:r>
                    </w:p>
                    <w:p w14:paraId="74498340" w14:textId="77777777" w:rsidR="006B6BDC" w:rsidRDefault="006B6BDC" w:rsidP="008D238D"/>
                    <w:p w14:paraId="433D3379" w14:textId="77777777" w:rsidR="006B6BDC" w:rsidRDefault="006B6BDC" w:rsidP="008D238D"/>
                    <w:p w14:paraId="1DEC814D" w14:textId="77777777" w:rsidR="006B6BDC" w:rsidRDefault="006B6BDC" w:rsidP="008D238D"/>
                    <w:p w14:paraId="1529205F" w14:textId="77777777" w:rsidR="006B6BDC" w:rsidRDefault="006B6BDC" w:rsidP="008D238D">
                      <w:r>
                        <w:t xml:space="preserve">lFFA                                 rFFA      </w:t>
                      </w:r>
                    </w:p>
                    <w:p w14:paraId="65CB953B" w14:textId="77777777" w:rsidR="006B6BDC" w:rsidRDefault="006B6BDC" w:rsidP="008D238D">
                      <w:r>
                        <w:t xml:space="preserve">     </w:t>
                      </w:r>
                    </w:p>
                    <w:p w14:paraId="4E28E587" w14:textId="77777777" w:rsidR="006B6BDC" w:rsidRDefault="006B6BDC" w:rsidP="008D238D">
                      <w:r>
                        <w:t xml:space="preserve">                                           </w:t>
                      </w:r>
                    </w:p>
                  </w:txbxContent>
                </v:textbox>
                <w10:wrap type="square"/>
              </v:shape>
            </w:pict>
          </mc:Fallback>
        </mc:AlternateContent>
      </w:r>
      <w:r>
        <w:rPr>
          <w:noProof/>
          <w:lang w:val="de-DE" w:eastAsia="de-DE"/>
        </w:rPr>
        <mc:AlternateContent>
          <mc:Choice Requires="wps">
            <w:drawing>
              <wp:anchor distT="0" distB="0" distL="114300" distR="114300" simplePos="0" relativeHeight="251688960" behindDoc="0" locked="0" layoutInCell="1" allowOverlap="1" wp14:anchorId="51E4958A" wp14:editId="4949A3E0">
                <wp:simplePos x="0" y="0"/>
                <wp:positionH relativeFrom="column">
                  <wp:posOffset>2171700</wp:posOffset>
                </wp:positionH>
                <wp:positionV relativeFrom="paragraph">
                  <wp:posOffset>120650</wp:posOffset>
                </wp:positionV>
                <wp:extent cx="800100" cy="0"/>
                <wp:effectExtent l="0" t="101600" r="38100" b="177800"/>
                <wp:wrapNone/>
                <wp:docPr id="22" name="Conector recto de flecha 22"/>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32" coordsize="21600,21600" o:spt="32" o:oned="t" path="m0,0l21600,21600e" filled="f">
                <v:path arrowok="t" fillok="f" o:connecttype="none"/>
                <o:lock v:ext="edit" shapetype="t"/>
              </v:shapetype>
              <v:shape id="Conector recto de flecha 22" o:spid="_x0000_s1026" type="#_x0000_t32" style="position:absolute;margin-left:171pt;margin-top:9.5pt;width:63pt;height: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" strokecolor="#4f81bd [3204]" strokeweight="2pt">
                <v:stroke endarrow="open"/>
                <v:shadow on="t" opacity="24903f" mv:blur="40000f" origin=",.5" offset="0,20000emu"/>
              </v:shape>
            </w:pict>
          </mc:Fallback>
        </mc:AlternateContent>
      </w:r>
    </w:p>
    <w:p w14:paraId="13FA78E4" w14:textId="77777777" w:rsidR="008D238D" w:rsidRDefault="008D238D" w:rsidP="008D238D">
      <w:pPr>
        <w:jc w:val="both"/>
      </w:pPr>
      <w:r>
        <w:rPr>
          <w:noProof/>
          <w:lang w:val="de-DE" w:eastAsia="de-DE"/>
        </w:rPr>
        <mc:AlternateContent>
          <mc:Choice Requires="wps">
            <w:drawing>
              <wp:anchor distT="0" distB="0" distL="114300" distR="114300" simplePos="0" relativeHeight="251696128" behindDoc="0" locked="0" layoutInCell="1" allowOverlap="1" wp14:anchorId="2920B2ED" wp14:editId="667CECD0">
                <wp:simplePos x="0" y="0"/>
                <wp:positionH relativeFrom="column">
                  <wp:posOffset>3200400</wp:posOffset>
                </wp:positionH>
                <wp:positionV relativeFrom="paragraph">
                  <wp:posOffset>170815</wp:posOffset>
                </wp:positionV>
                <wp:extent cx="0" cy="571500"/>
                <wp:effectExtent l="127000" t="25400" r="101600" b="114300"/>
                <wp:wrapNone/>
                <wp:docPr id="25" name="Conector recto de flecha 25"/>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Conector recto de flecha 25" o:spid="_x0000_s1026" type="#_x0000_t32" style="position:absolute;margin-left:252pt;margin-top:13.45pt;width:0;height: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" strokecolor="#4f81bd [3204]" strokeweight="2pt">
                <v:stroke endarrow="open"/>
                <v:shadow on="t" opacity="24903f" mv:blur="40000f" origin=",.5" offset="0,20000emu"/>
              </v:shape>
            </w:pict>
          </mc:Fallback>
        </mc:AlternateContent>
      </w:r>
      <w:r>
        <w:rPr>
          <w:noProof/>
          <w:lang w:val="de-DE" w:eastAsia="de-DE"/>
        </w:rPr>
        <mc:AlternateContent>
          <mc:Choice Requires="wps">
            <w:drawing>
              <wp:anchor distT="0" distB="0" distL="114300" distR="114300" simplePos="0" relativeHeight="251695104" behindDoc="0" locked="0" layoutInCell="1" allowOverlap="1" wp14:anchorId="6195C2AC" wp14:editId="495A3BE4">
                <wp:simplePos x="0" y="0"/>
                <wp:positionH relativeFrom="column">
                  <wp:posOffset>3086100</wp:posOffset>
                </wp:positionH>
                <wp:positionV relativeFrom="paragraph">
                  <wp:posOffset>170815</wp:posOffset>
                </wp:positionV>
                <wp:extent cx="0" cy="571500"/>
                <wp:effectExtent l="127000" t="50800" r="101600" b="88900"/>
                <wp:wrapNone/>
                <wp:docPr id="26" name="Conector recto de flecha 26"/>
                <wp:cNvGraphicFramePr/>
                <a:graphic xmlns:a="http://schemas.openxmlformats.org/drawingml/2006/main">
                  <a:graphicData uri="http://schemas.microsoft.com/office/word/2010/wordprocessingShape">
                    <wps:wsp>
                      <wps:cNvCnPr/>
                      <wps:spPr>
                        <a:xfrm flipV="1">
                          <a:off x="0" y="0"/>
                          <a:ext cx="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 id="Conector recto de flecha 26" o:spid="_x0000_s1026" type="#_x0000_t32" style="position:absolute;margin-left:243pt;margin-top:13.45pt;width:0;height:4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" strokecolor="#4f81bd [3204]" strokeweight="2pt">
                <v:stroke endarrow="open"/>
                <v:shadow on="t" opacity="24903f" mv:blur="40000f" origin=",.5" offset="0,20000emu"/>
              </v:shape>
            </w:pict>
          </mc:Fallback>
        </mc:AlternateContent>
      </w:r>
      <w:r>
        <w:rPr>
          <w:noProof/>
          <w:lang w:val="de-DE" w:eastAsia="de-DE"/>
        </w:rPr>
        <mc:AlternateContent>
          <mc:Choice Requires="wps">
            <w:drawing>
              <wp:anchor distT="0" distB="0" distL="114300" distR="114300" simplePos="0" relativeHeight="251693056" behindDoc="0" locked="0" layoutInCell="1" allowOverlap="1" wp14:anchorId="25B879E3" wp14:editId="3128CE0F">
                <wp:simplePos x="0" y="0"/>
                <wp:positionH relativeFrom="column">
                  <wp:posOffset>1828800</wp:posOffset>
                </wp:positionH>
                <wp:positionV relativeFrom="paragraph">
                  <wp:posOffset>170815</wp:posOffset>
                </wp:positionV>
                <wp:extent cx="0" cy="571500"/>
                <wp:effectExtent l="127000" t="25400" r="101600" b="114300"/>
                <wp:wrapNone/>
                <wp:docPr id="27" name="Conector recto de flecha 27"/>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 id="Conector recto de flecha 27" o:spid="_x0000_s1026" type="#_x0000_t32" style="position:absolute;margin-left:2in;margin-top:13.45pt;width:0;height: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" strokecolor="#4f81bd [3204]" strokeweight="2pt">
                <v:stroke endarrow="open"/>
                <v:shadow on="t" opacity="24903f" mv:blur="40000f" origin=",.5" offset="0,20000emu"/>
              </v:shape>
            </w:pict>
          </mc:Fallback>
        </mc:AlternateContent>
      </w:r>
      <w:r>
        <w:rPr>
          <w:noProof/>
          <w:lang w:val="de-DE" w:eastAsia="de-DE"/>
        </w:rPr>
        <mc:AlternateContent>
          <mc:Choice Requires="wps">
            <w:drawing>
              <wp:anchor distT="0" distB="0" distL="114300" distR="114300" simplePos="0" relativeHeight="251694080" behindDoc="0" locked="0" layoutInCell="1" allowOverlap="1" wp14:anchorId="0575F211" wp14:editId="18D416C6">
                <wp:simplePos x="0" y="0"/>
                <wp:positionH relativeFrom="column">
                  <wp:posOffset>1943100</wp:posOffset>
                </wp:positionH>
                <wp:positionV relativeFrom="paragraph">
                  <wp:posOffset>170815</wp:posOffset>
                </wp:positionV>
                <wp:extent cx="0" cy="571500"/>
                <wp:effectExtent l="127000" t="50800" r="101600" b="88900"/>
                <wp:wrapNone/>
                <wp:docPr id="28" name="Conector recto de flecha 28"/>
                <wp:cNvGraphicFramePr/>
                <a:graphic xmlns:a="http://schemas.openxmlformats.org/drawingml/2006/main">
                  <a:graphicData uri="http://schemas.microsoft.com/office/word/2010/wordprocessingShape">
                    <wps:wsp>
                      <wps:cNvCnPr/>
                      <wps:spPr>
                        <a:xfrm flipV="1">
                          <a:off x="0" y="0"/>
                          <a:ext cx="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 id="Conector recto de flecha 28" o:spid="_x0000_s1026" type="#_x0000_t32" style="position:absolute;margin-left:153pt;margin-top:13.45pt;width:0;height:4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" strokecolor="#4f81bd [3204]" strokeweight="2pt">
                <v:stroke endarrow="open"/>
                <v:shadow on="t" opacity="24903f" mv:blur="40000f" origin=",.5" offset="0,20000emu"/>
              </v:shape>
            </w:pict>
          </mc:Fallback>
        </mc:AlternateContent>
      </w:r>
      <w:r>
        <w:rPr>
          <w:noProof/>
          <w:lang w:val="de-DE" w:eastAsia="de-DE"/>
        </w:rPr>
        <mc:AlternateContent>
          <mc:Choice Requires="wps">
            <w:drawing>
              <wp:anchor distT="0" distB="0" distL="114300" distR="114300" simplePos="0" relativeHeight="251689984" behindDoc="0" locked="0" layoutInCell="1" allowOverlap="1" wp14:anchorId="1B7A5DEF" wp14:editId="40724F8C">
                <wp:simplePos x="0" y="0"/>
                <wp:positionH relativeFrom="column">
                  <wp:posOffset>2171700</wp:posOffset>
                </wp:positionH>
                <wp:positionV relativeFrom="paragraph">
                  <wp:posOffset>56515</wp:posOffset>
                </wp:positionV>
                <wp:extent cx="800100" cy="0"/>
                <wp:effectExtent l="76200" t="101600" r="0" b="177800"/>
                <wp:wrapNone/>
                <wp:docPr id="29" name="Conector recto de flecha 29"/>
                <wp:cNvGraphicFramePr/>
                <a:graphic xmlns:a="http://schemas.openxmlformats.org/drawingml/2006/main">
                  <a:graphicData uri="http://schemas.microsoft.com/office/word/2010/wordprocessingShape">
                    <wps:wsp>
                      <wps:cNvCnPr/>
                      <wps:spPr>
                        <a:xfrm flipH="1">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Conector recto de flecha 29" o:spid="_x0000_s1026" type="#_x0000_t32" style="position:absolute;margin-left:171pt;margin-top:4.45pt;width:63pt;height:0;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" strokecolor="#4f81bd [3204]" strokeweight="2pt">
                <v:stroke endarrow="open"/>
                <v:shadow on="t" opacity="24903f" mv:blur="40000f" origin=",.5" offset="0,20000emu"/>
              </v:shape>
            </w:pict>
          </mc:Fallback>
        </mc:AlternateContent>
      </w:r>
    </w:p>
    <w:p w14:paraId="0AFC6D8A" w14:textId="77777777" w:rsidR="008D238D" w:rsidRDefault="008D238D" w:rsidP="008D238D">
      <w:pPr>
        <w:jc w:val="both"/>
      </w:pPr>
    </w:p>
    <w:p w14:paraId="11030F24" w14:textId="77777777" w:rsidR="008D238D" w:rsidRDefault="008D238D" w:rsidP="008D238D">
      <w:pPr>
        <w:jc w:val="both"/>
      </w:pPr>
    </w:p>
    <w:p w14:paraId="3D68A0E9" w14:textId="77777777" w:rsidR="008D238D" w:rsidRDefault="008D238D" w:rsidP="008D238D">
      <w:pPr>
        <w:jc w:val="both"/>
      </w:pPr>
    </w:p>
    <w:p w14:paraId="71F1D366" w14:textId="77777777" w:rsidR="008D238D" w:rsidRDefault="008D238D" w:rsidP="008D238D">
      <w:pPr>
        <w:jc w:val="both"/>
      </w:pPr>
      <w:r>
        <w:rPr>
          <w:noProof/>
          <w:lang w:val="de-DE" w:eastAsia="de-DE"/>
        </w:rPr>
        <mc:AlternateContent>
          <mc:Choice Requires="wps">
            <w:drawing>
              <wp:anchor distT="0" distB="0" distL="114300" distR="114300" simplePos="0" relativeHeight="251691008" behindDoc="0" locked="0" layoutInCell="1" allowOverlap="1" wp14:anchorId="7C6290C3" wp14:editId="6C58800C">
                <wp:simplePos x="0" y="0"/>
                <wp:positionH relativeFrom="column">
                  <wp:posOffset>2171700</wp:posOffset>
                </wp:positionH>
                <wp:positionV relativeFrom="paragraph">
                  <wp:posOffset>142240</wp:posOffset>
                </wp:positionV>
                <wp:extent cx="800100" cy="0"/>
                <wp:effectExtent l="0" t="101600" r="38100" b="177800"/>
                <wp:wrapNone/>
                <wp:docPr id="30" name="Conector recto de flecha 30"/>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 id="Conector recto de flecha 30" o:spid="_x0000_s1026" type="#_x0000_t32" style="position:absolute;margin-left:171pt;margin-top:11.2pt;width:63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" strokecolor="#4f81bd [3204]" strokeweight="2pt">
                <v:stroke endarrow="open"/>
                <v:shadow on="t" opacity="24903f" mv:blur="40000f" origin=",.5" offset="0,20000emu"/>
              </v:shape>
            </w:pict>
          </mc:Fallback>
        </mc:AlternateContent>
      </w:r>
    </w:p>
    <w:p w14:paraId="7CCE0516" w14:textId="72224902" w:rsidR="00C36039" w:rsidRDefault="008D238D" w:rsidP="008D238D">
      <w:pPr>
        <w:jc w:val="both"/>
      </w:pPr>
      <w:r>
        <w:rPr>
          <w:noProof/>
          <w:lang w:val="de-DE" w:eastAsia="de-DE"/>
        </w:rPr>
        <mc:AlternateContent>
          <mc:Choice Requires="wps">
            <w:drawing>
              <wp:anchor distT="0" distB="0" distL="114300" distR="114300" simplePos="0" relativeHeight="251692032" behindDoc="0" locked="0" layoutInCell="1" allowOverlap="1" wp14:anchorId="3A6EB310" wp14:editId="317447A0">
                <wp:simplePos x="0" y="0"/>
                <wp:positionH relativeFrom="column">
                  <wp:posOffset>2171700</wp:posOffset>
                </wp:positionH>
                <wp:positionV relativeFrom="paragraph">
                  <wp:posOffset>77470</wp:posOffset>
                </wp:positionV>
                <wp:extent cx="800100" cy="0"/>
                <wp:effectExtent l="76200" t="101600" r="0" b="177800"/>
                <wp:wrapNone/>
                <wp:docPr id="33" name="Conector recto de flecha 33"/>
                <wp:cNvGraphicFramePr/>
                <a:graphic xmlns:a="http://schemas.openxmlformats.org/drawingml/2006/main">
                  <a:graphicData uri="http://schemas.microsoft.com/office/word/2010/wordprocessingShape">
                    <wps:wsp>
                      <wps:cNvCnPr/>
                      <wps:spPr>
                        <a:xfrm flipH="1">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Conector recto de flecha 33" o:spid="_x0000_s1026" type="#_x0000_t32" style="position:absolute;margin-left:171pt;margin-top:6.1pt;width:63pt;height:0;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" strokecolor="#4f81bd [3204]" strokeweight="2pt">
                <v:stroke endarrow="open"/>
                <v:shadow on="t" opacity="24903f" mv:blur="40000f" origin=",.5" offset="0,20000emu"/>
              </v:shape>
            </w:pict>
          </mc:Fallback>
        </mc:AlternateContent>
      </w:r>
    </w:p>
    <w:p w14:paraId="2857C5CB" w14:textId="77777777" w:rsidR="00A52A14" w:rsidRPr="00A52A14" w:rsidRDefault="00A52A14" w:rsidP="008D238D">
      <w:pPr>
        <w:jc w:val="both"/>
      </w:pPr>
    </w:p>
    <w:p w14:paraId="103E2F51" w14:textId="44C49931" w:rsidR="008D238D" w:rsidRPr="00C36039" w:rsidRDefault="00C36039" w:rsidP="008D238D">
      <w:pPr>
        <w:jc w:val="both"/>
        <w:rPr>
          <w:sz w:val="20"/>
          <w:szCs w:val="20"/>
        </w:rPr>
      </w:pPr>
      <w:r>
        <w:rPr>
          <w:b/>
          <w:sz w:val="20"/>
          <w:szCs w:val="20"/>
        </w:rPr>
        <w:t>Abb. 9: A-Matrix.</w:t>
      </w:r>
      <w:r w:rsidR="00A52A14">
        <w:rPr>
          <w:sz w:val="20"/>
          <w:szCs w:val="20"/>
        </w:rPr>
        <w:t xml:space="preserve"> In der Abbildung werden die intrinsische Verbindungen zwischen den ROIs in Form von blaue Pfeile dargestellt. </w:t>
      </w:r>
      <w:r w:rsidR="0046432E">
        <w:rPr>
          <w:sz w:val="20"/>
          <w:szCs w:val="20"/>
        </w:rPr>
        <w:t>Diese verlaufen sowohl exzitatorisch, wie auch hemmend, innerhalb derselben Hemisphäre und zwischen beide Hemisphären.</w:t>
      </w:r>
    </w:p>
    <w:p w14:paraId="3CA9E388" w14:textId="77777777" w:rsidR="008D238D" w:rsidRDefault="008D238D" w:rsidP="008D238D">
      <w:pPr>
        <w:jc w:val="both"/>
      </w:pPr>
    </w:p>
    <w:p w14:paraId="5C8ABF95" w14:textId="77777777" w:rsidR="008D238D" w:rsidRDefault="008D238D" w:rsidP="008D238D">
      <w:pPr>
        <w:jc w:val="both"/>
      </w:pPr>
    </w:p>
    <w:p w14:paraId="23C1FED1" w14:textId="2CD3F3E5" w:rsidR="008D238D" w:rsidRDefault="00062438" w:rsidP="0004756C">
      <w:pPr>
        <w:jc w:val="both"/>
        <w:rPr>
          <w:b/>
          <w:i/>
        </w:rPr>
      </w:pPr>
      <w:commentRangeStart w:id="17"/>
      <w:r>
        <w:rPr>
          <w:b/>
          <w:i/>
        </w:rPr>
        <w:t>C</w:t>
      </w:r>
      <w:r w:rsidR="001C2D7C">
        <w:rPr>
          <w:b/>
          <w:i/>
        </w:rPr>
        <w:t>-Matrix</w:t>
      </w:r>
      <w:commentRangeEnd w:id="17"/>
      <w:r w:rsidR="008F4237">
        <w:rPr>
          <w:rStyle w:val="Kommentarzeichen"/>
        </w:rPr>
        <w:commentReference w:id="17"/>
      </w:r>
    </w:p>
    <w:p w14:paraId="4C7A4BA6" w14:textId="4863261E" w:rsidR="00706EF2" w:rsidRDefault="00062438" w:rsidP="00706EF2">
      <w:pPr>
        <w:jc w:val="both"/>
      </w:pPr>
      <w:commentRangeStart w:id="18"/>
      <w:r>
        <w:t>Im</w:t>
      </w:r>
      <w:r w:rsidR="008B1F36">
        <w:t xml:space="preserve"> </w:t>
      </w:r>
      <w:commentRangeEnd w:id="18"/>
      <w:r w:rsidR="008F4237">
        <w:rPr>
          <w:rStyle w:val="Kommentarzeichen"/>
        </w:rPr>
        <w:commentReference w:id="18"/>
      </w:r>
      <w:r w:rsidR="008B1F36">
        <w:t xml:space="preserve">zweiten Schritt </w:t>
      </w:r>
      <w:r w:rsidR="0064509B">
        <w:t>bestimmten</w:t>
      </w:r>
      <w:r w:rsidR="00FD1A51">
        <w:t xml:space="preserve"> wir den</w:t>
      </w:r>
      <w:r w:rsidR="008B1F36">
        <w:t xml:space="preserve"> </w:t>
      </w:r>
      <w:r w:rsidR="00EA0789">
        <w:t>äu</w:t>
      </w:r>
      <w:r w:rsidR="00EA0789" w:rsidRPr="00545C4D">
        <w:rPr>
          <w:bCs/>
        </w:rPr>
        <w:t>ß</w:t>
      </w:r>
      <w:r w:rsidR="00EA0789">
        <w:rPr>
          <w:bCs/>
        </w:rPr>
        <w:t>ere</w:t>
      </w:r>
      <w:r w:rsidR="00FD1A51">
        <w:rPr>
          <w:bCs/>
        </w:rPr>
        <w:t>n</w:t>
      </w:r>
      <w:r w:rsidR="00EA0789">
        <w:rPr>
          <w:bCs/>
        </w:rPr>
        <w:t xml:space="preserve"> </w:t>
      </w:r>
      <w:r w:rsidR="00FD1A51">
        <w:t>Input, die C-Matrix</w:t>
      </w:r>
      <w:r w:rsidR="008B1F36">
        <w:t xml:space="preserve">. </w:t>
      </w:r>
      <w:r w:rsidR="00113BD9">
        <w:t>Der Input</w:t>
      </w:r>
      <w:r w:rsidR="00EA0789">
        <w:t xml:space="preserve"> in unserem Experiment</w:t>
      </w:r>
      <w:r w:rsidR="00113BD9">
        <w:t>,</w:t>
      </w:r>
      <w:r w:rsidR="00EA0789">
        <w:t xml:space="preserve"> das Betrachten von Gesichtern, </w:t>
      </w:r>
      <w:r w:rsidR="00113BD9">
        <w:t>legten wir in der früheren gesichtsspezifischen Region</w:t>
      </w:r>
      <w:r w:rsidR="00863BE2">
        <w:t xml:space="preserve"> fest</w:t>
      </w:r>
      <w:r w:rsidR="00113BD9">
        <w:t xml:space="preserve">: die FFA. </w:t>
      </w:r>
    </w:p>
    <w:p w14:paraId="7FC9DB94" w14:textId="77777777" w:rsidR="00863BE2" w:rsidRDefault="00863BE2" w:rsidP="00706EF2">
      <w:pPr>
        <w:jc w:val="both"/>
      </w:pPr>
    </w:p>
    <w:p w14:paraId="7DF9BF10" w14:textId="77777777" w:rsidR="00863BE2" w:rsidRDefault="00863BE2" w:rsidP="00706EF2">
      <w:pPr>
        <w:jc w:val="both"/>
      </w:pPr>
    </w:p>
    <w:p w14:paraId="0AB50656" w14:textId="1551F7F5" w:rsidR="00706EF2" w:rsidRDefault="00863BE2" w:rsidP="00706EF2">
      <w:pPr>
        <w:jc w:val="both"/>
      </w:pPr>
      <w:r>
        <w:rPr>
          <w:noProof/>
          <w:lang w:val="de-DE" w:eastAsia="de-DE"/>
        </w:rPr>
        <mc:AlternateContent>
          <mc:Choice Requires="wps">
            <w:drawing>
              <wp:anchor distT="0" distB="0" distL="114300" distR="114300" simplePos="0" relativeHeight="251700224" behindDoc="0" locked="0" layoutInCell="1" allowOverlap="1" wp14:anchorId="6AE279D4" wp14:editId="4B408731">
                <wp:simplePos x="0" y="0"/>
                <wp:positionH relativeFrom="column">
                  <wp:posOffset>1600200</wp:posOffset>
                </wp:positionH>
                <wp:positionV relativeFrom="paragraph">
                  <wp:posOffset>34290</wp:posOffset>
                </wp:positionV>
                <wp:extent cx="2057400" cy="1828800"/>
                <wp:effectExtent l="0" t="0" r="0" b="0"/>
                <wp:wrapSquare wrapText="bothSides"/>
                <wp:docPr id="36" name="Cuadro de texto 36"/>
                <wp:cNvGraphicFramePr/>
                <a:graphic xmlns:a="http://schemas.openxmlformats.org/drawingml/2006/main">
                  <a:graphicData uri="http://schemas.microsoft.com/office/word/2010/wordprocessingShape">
                    <wps:wsp>
                      <wps:cNvSpPr txBox="1"/>
                      <wps:spPr>
                        <a:xfrm>
                          <a:off x="0" y="0"/>
                          <a:ext cx="2057400" cy="1828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477B7D6" w14:textId="77777777" w:rsidR="008F4237" w:rsidRDefault="008F4237" w:rsidP="00706EF2">
                            <w:r>
                              <w:t>lATL                                 rATL</w:t>
                            </w:r>
                          </w:p>
                          <w:p w14:paraId="4FD446E3" w14:textId="77777777" w:rsidR="008F4237" w:rsidRDefault="008F4237" w:rsidP="00706EF2">
                            <w:r>
                              <w:t xml:space="preserve"> </w:t>
                            </w:r>
                          </w:p>
                          <w:p w14:paraId="1DB04A82" w14:textId="77777777" w:rsidR="008F4237" w:rsidRDefault="008F4237" w:rsidP="00706EF2"/>
                          <w:p w14:paraId="0F27211D" w14:textId="77777777" w:rsidR="008F4237" w:rsidRDefault="008F4237" w:rsidP="00706EF2"/>
                          <w:p w14:paraId="6B2E1EBD" w14:textId="77777777" w:rsidR="008F4237" w:rsidRDefault="008F4237" w:rsidP="00706EF2"/>
                          <w:p w14:paraId="635E2441" w14:textId="77777777" w:rsidR="008F4237" w:rsidRDefault="008F4237" w:rsidP="00706EF2">
                            <w:r>
                              <w:t xml:space="preserve">lFFA                                 rFFA      </w:t>
                            </w:r>
                          </w:p>
                          <w:p w14:paraId="2DA1CB86" w14:textId="77777777" w:rsidR="008F4237" w:rsidRDefault="008F4237" w:rsidP="00706EF2">
                            <w:r>
                              <w:t xml:space="preserve">     </w:t>
                            </w:r>
                          </w:p>
                          <w:p w14:paraId="33099B76" w14:textId="77777777" w:rsidR="008F4237" w:rsidRDefault="008F4237" w:rsidP="00706EF2">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Cuadro de texto 36" o:spid="_x0000_s1028" type="#_x0000_t202" style="position:absolute;left:0;text-align:left;margin-left:126pt;margin-top:2.7pt;width:162pt;height:2in;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" filled="f" stroked="f">
                <v:textbox>
                  <w:txbxContent>
                    <w:p w14:paraId="1477B7D6" w14:textId="77777777" w:rsidR="006B6BDC" w:rsidRDefault="006B6BDC" w:rsidP="00706EF2">
                      <w:r>
                        <w:t>lATL                                 rATL</w:t>
                      </w:r>
                    </w:p>
                    <w:p w14:paraId="4FD446E3" w14:textId="77777777" w:rsidR="006B6BDC" w:rsidRDefault="006B6BDC" w:rsidP="00706EF2">
                      <w:r>
                        <w:t xml:space="preserve"> </w:t>
                      </w:r>
                    </w:p>
                    <w:p w14:paraId="1DB04A82" w14:textId="77777777" w:rsidR="006B6BDC" w:rsidRDefault="006B6BDC" w:rsidP="00706EF2"/>
                    <w:p w14:paraId="0F27211D" w14:textId="77777777" w:rsidR="006B6BDC" w:rsidRDefault="006B6BDC" w:rsidP="00706EF2"/>
                    <w:p w14:paraId="6B2E1EBD" w14:textId="77777777" w:rsidR="006B6BDC" w:rsidRDefault="006B6BDC" w:rsidP="00706EF2"/>
                    <w:p w14:paraId="635E2441" w14:textId="77777777" w:rsidR="006B6BDC" w:rsidRDefault="006B6BDC" w:rsidP="00706EF2">
                      <w:r>
                        <w:t xml:space="preserve">lFFA                                 rFFA      </w:t>
                      </w:r>
                    </w:p>
                    <w:p w14:paraId="2DA1CB86" w14:textId="77777777" w:rsidR="006B6BDC" w:rsidRDefault="006B6BDC" w:rsidP="00706EF2">
                      <w:r>
                        <w:t xml:space="preserve">     </w:t>
                      </w:r>
                    </w:p>
                    <w:p w14:paraId="33099B76" w14:textId="77777777" w:rsidR="006B6BDC" w:rsidRDefault="006B6BDC" w:rsidP="00706EF2">
                      <w:r>
                        <w:t xml:space="preserve">                                           </w:t>
                      </w:r>
                    </w:p>
                  </w:txbxContent>
                </v:textbox>
                <w10:wrap type="square"/>
              </v:shape>
            </w:pict>
          </mc:Fallback>
        </mc:AlternateContent>
      </w:r>
      <w:r w:rsidR="00706EF2">
        <w:rPr>
          <w:noProof/>
          <w:lang w:val="de-DE" w:eastAsia="de-DE"/>
        </w:rPr>
        <mc:AlternateContent>
          <mc:Choice Requires="wps">
            <w:drawing>
              <wp:anchor distT="0" distB="0" distL="114300" distR="114300" simplePos="0" relativeHeight="251701248" behindDoc="0" locked="0" layoutInCell="1" allowOverlap="1" wp14:anchorId="048EF5C0" wp14:editId="4863AC4E">
                <wp:simplePos x="0" y="0"/>
                <wp:positionH relativeFrom="column">
                  <wp:posOffset>2171700</wp:posOffset>
                </wp:positionH>
                <wp:positionV relativeFrom="paragraph">
                  <wp:posOffset>120650</wp:posOffset>
                </wp:positionV>
                <wp:extent cx="800100" cy="0"/>
                <wp:effectExtent l="0" t="101600" r="38100" b="177800"/>
                <wp:wrapNone/>
                <wp:docPr id="57" name="Conector recto de flecha 57"/>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Conector recto de flecha 57" o:spid="_x0000_s1026" type="#_x0000_t32" style="position:absolute;margin-left:171pt;margin-top:9.5pt;width:63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" strokecolor="#4f81bd [3204]" strokeweight="2pt">
                <v:stroke endarrow="open"/>
                <v:shadow on="t" opacity="24903f" mv:blur="40000f" origin=",.5" offset="0,20000emu"/>
              </v:shape>
            </w:pict>
          </mc:Fallback>
        </mc:AlternateContent>
      </w:r>
    </w:p>
    <w:p w14:paraId="5DC0BB5A" w14:textId="77777777" w:rsidR="00706EF2" w:rsidRDefault="00706EF2" w:rsidP="00706EF2">
      <w:pPr>
        <w:jc w:val="both"/>
      </w:pPr>
      <w:r>
        <w:rPr>
          <w:noProof/>
          <w:lang w:val="de-DE" w:eastAsia="de-DE"/>
        </w:rPr>
        <mc:AlternateContent>
          <mc:Choice Requires="wps">
            <w:drawing>
              <wp:anchor distT="0" distB="0" distL="114300" distR="114300" simplePos="0" relativeHeight="251708416" behindDoc="0" locked="0" layoutInCell="1" allowOverlap="1" wp14:anchorId="091C8D30" wp14:editId="27612928">
                <wp:simplePos x="0" y="0"/>
                <wp:positionH relativeFrom="column">
                  <wp:posOffset>3200400</wp:posOffset>
                </wp:positionH>
                <wp:positionV relativeFrom="paragraph">
                  <wp:posOffset>170815</wp:posOffset>
                </wp:positionV>
                <wp:extent cx="0" cy="571500"/>
                <wp:effectExtent l="127000" t="25400" r="101600" b="114300"/>
                <wp:wrapNone/>
                <wp:docPr id="61" name="Conector recto de flecha 61"/>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Conector recto de flecha 61" o:spid="_x0000_s1026" type="#_x0000_t32" style="position:absolute;margin-left:252pt;margin-top:13.45pt;width:0;height: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" strokecolor="#4f81bd [3204]" strokeweight="2pt">
                <v:stroke endarrow="open"/>
                <v:shadow on="t" opacity="24903f" mv:blur="40000f" origin=",.5" offset="0,20000emu"/>
              </v:shape>
            </w:pict>
          </mc:Fallback>
        </mc:AlternateContent>
      </w:r>
      <w:r>
        <w:rPr>
          <w:noProof/>
          <w:lang w:val="de-DE" w:eastAsia="de-DE"/>
        </w:rPr>
        <mc:AlternateContent>
          <mc:Choice Requires="wps">
            <w:drawing>
              <wp:anchor distT="0" distB="0" distL="114300" distR="114300" simplePos="0" relativeHeight="251707392" behindDoc="0" locked="0" layoutInCell="1" allowOverlap="1" wp14:anchorId="55749848" wp14:editId="7502D732">
                <wp:simplePos x="0" y="0"/>
                <wp:positionH relativeFrom="column">
                  <wp:posOffset>3086100</wp:posOffset>
                </wp:positionH>
                <wp:positionV relativeFrom="paragraph">
                  <wp:posOffset>170815</wp:posOffset>
                </wp:positionV>
                <wp:extent cx="0" cy="571500"/>
                <wp:effectExtent l="127000" t="50800" r="101600" b="88900"/>
                <wp:wrapNone/>
                <wp:docPr id="69" name="Conector recto de flecha 69"/>
                <wp:cNvGraphicFramePr/>
                <a:graphic xmlns:a="http://schemas.openxmlformats.org/drawingml/2006/main">
                  <a:graphicData uri="http://schemas.microsoft.com/office/word/2010/wordprocessingShape">
                    <wps:wsp>
                      <wps:cNvCnPr/>
                      <wps:spPr>
                        <a:xfrm flipV="1">
                          <a:off x="0" y="0"/>
                          <a:ext cx="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 id="Conector recto de flecha 69" o:spid="_x0000_s1026" type="#_x0000_t32" style="position:absolute;margin-left:243pt;margin-top:13.45pt;width:0;height:45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" strokecolor="#4f81bd [3204]" strokeweight="2pt">
                <v:stroke endarrow="open"/>
                <v:shadow on="t" opacity="24903f" mv:blur="40000f" origin=",.5" offset="0,20000emu"/>
              </v:shape>
            </w:pict>
          </mc:Fallback>
        </mc:AlternateContent>
      </w:r>
      <w:r>
        <w:rPr>
          <w:noProof/>
          <w:lang w:val="de-DE" w:eastAsia="de-DE"/>
        </w:rPr>
        <mc:AlternateContent>
          <mc:Choice Requires="wps">
            <w:drawing>
              <wp:anchor distT="0" distB="0" distL="114300" distR="114300" simplePos="0" relativeHeight="251705344" behindDoc="0" locked="0" layoutInCell="1" allowOverlap="1" wp14:anchorId="09069F97" wp14:editId="5E25123C">
                <wp:simplePos x="0" y="0"/>
                <wp:positionH relativeFrom="column">
                  <wp:posOffset>1828800</wp:posOffset>
                </wp:positionH>
                <wp:positionV relativeFrom="paragraph">
                  <wp:posOffset>170815</wp:posOffset>
                </wp:positionV>
                <wp:extent cx="0" cy="571500"/>
                <wp:effectExtent l="127000" t="25400" r="101600" b="114300"/>
                <wp:wrapNone/>
                <wp:docPr id="70" name="Conector recto de flecha 70"/>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 id="Conector recto de flecha 70" o:spid="_x0000_s1026" type="#_x0000_t32" style="position:absolute;margin-left:2in;margin-top:13.45pt;width:0;height:4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" strokecolor="#4f81bd [3204]" strokeweight="2pt">
                <v:stroke endarrow="open"/>
                <v:shadow on="t" opacity="24903f" mv:blur="40000f" origin=",.5" offset="0,20000emu"/>
              </v:shape>
            </w:pict>
          </mc:Fallback>
        </mc:AlternateContent>
      </w:r>
      <w:r>
        <w:rPr>
          <w:noProof/>
          <w:lang w:val="de-DE" w:eastAsia="de-DE"/>
        </w:rPr>
        <mc:AlternateContent>
          <mc:Choice Requires="wps">
            <w:drawing>
              <wp:anchor distT="0" distB="0" distL="114300" distR="114300" simplePos="0" relativeHeight="251706368" behindDoc="0" locked="0" layoutInCell="1" allowOverlap="1" wp14:anchorId="4F397258" wp14:editId="69E47F0B">
                <wp:simplePos x="0" y="0"/>
                <wp:positionH relativeFrom="column">
                  <wp:posOffset>1943100</wp:posOffset>
                </wp:positionH>
                <wp:positionV relativeFrom="paragraph">
                  <wp:posOffset>170815</wp:posOffset>
                </wp:positionV>
                <wp:extent cx="0" cy="571500"/>
                <wp:effectExtent l="127000" t="50800" r="101600" b="88900"/>
                <wp:wrapNone/>
                <wp:docPr id="71" name="Conector recto de flecha 71"/>
                <wp:cNvGraphicFramePr/>
                <a:graphic xmlns:a="http://schemas.openxmlformats.org/drawingml/2006/main">
                  <a:graphicData uri="http://schemas.microsoft.com/office/word/2010/wordprocessingShape">
                    <wps:wsp>
                      <wps:cNvCnPr/>
                      <wps:spPr>
                        <a:xfrm flipV="1">
                          <a:off x="0" y="0"/>
                          <a:ext cx="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 id="Conector recto de flecha 71" o:spid="_x0000_s1026" type="#_x0000_t32" style="position:absolute;margin-left:153pt;margin-top:13.45pt;width:0;height:45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" strokecolor="#4f81bd [3204]" strokeweight="2pt">
                <v:stroke endarrow="open"/>
                <v:shadow on="t" opacity="24903f" mv:blur="40000f" origin=",.5" offset="0,20000emu"/>
              </v:shape>
            </w:pict>
          </mc:Fallback>
        </mc:AlternateContent>
      </w:r>
      <w:r>
        <w:rPr>
          <w:noProof/>
          <w:lang w:val="de-DE" w:eastAsia="de-DE"/>
        </w:rPr>
        <mc:AlternateContent>
          <mc:Choice Requires="wps">
            <w:drawing>
              <wp:anchor distT="0" distB="0" distL="114300" distR="114300" simplePos="0" relativeHeight="251702272" behindDoc="0" locked="0" layoutInCell="1" allowOverlap="1" wp14:anchorId="7DEACA78" wp14:editId="33665900">
                <wp:simplePos x="0" y="0"/>
                <wp:positionH relativeFrom="column">
                  <wp:posOffset>2171700</wp:posOffset>
                </wp:positionH>
                <wp:positionV relativeFrom="paragraph">
                  <wp:posOffset>56515</wp:posOffset>
                </wp:positionV>
                <wp:extent cx="800100" cy="0"/>
                <wp:effectExtent l="76200" t="101600" r="0" b="177800"/>
                <wp:wrapNone/>
                <wp:docPr id="72" name="Conector recto de flecha 72"/>
                <wp:cNvGraphicFramePr/>
                <a:graphic xmlns:a="http://schemas.openxmlformats.org/drawingml/2006/main">
                  <a:graphicData uri="http://schemas.microsoft.com/office/word/2010/wordprocessingShape">
                    <wps:wsp>
                      <wps:cNvCnPr/>
                      <wps:spPr>
                        <a:xfrm flipH="1">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Conector recto de flecha 72" o:spid="_x0000_s1026" type="#_x0000_t32" style="position:absolute;margin-left:171pt;margin-top:4.45pt;width:63pt;height:0;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" strokecolor="#4f81bd [3204]" strokeweight="2pt">
                <v:stroke endarrow="open"/>
                <v:shadow on="t" opacity="24903f" mv:blur="40000f" origin=",.5" offset="0,20000emu"/>
              </v:shape>
            </w:pict>
          </mc:Fallback>
        </mc:AlternateContent>
      </w:r>
    </w:p>
    <w:p w14:paraId="45E048AE" w14:textId="77777777" w:rsidR="00706EF2" w:rsidRDefault="00706EF2" w:rsidP="00706EF2">
      <w:pPr>
        <w:jc w:val="both"/>
      </w:pPr>
    </w:p>
    <w:p w14:paraId="48512502" w14:textId="77777777" w:rsidR="00706EF2" w:rsidRDefault="00706EF2" w:rsidP="00706EF2">
      <w:pPr>
        <w:jc w:val="both"/>
      </w:pPr>
    </w:p>
    <w:p w14:paraId="6C05A9D9" w14:textId="77777777" w:rsidR="00706EF2" w:rsidRDefault="00706EF2" w:rsidP="00706EF2">
      <w:pPr>
        <w:jc w:val="both"/>
      </w:pPr>
    </w:p>
    <w:p w14:paraId="3051C7CB" w14:textId="77777777" w:rsidR="00706EF2" w:rsidRDefault="00706EF2" w:rsidP="00706EF2">
      <w:pPr>
        <w:jc w:val="both"/>
      </w:pPr>
      <w:r>
        <w:rPr>
          <w:noProof/>
          <w:lang w:val="de-DE" w:eastAsia="de-DE"/>
        </w:rPr>
        <mc:AlternateContent>
          <mc:Choice Requires="wps">
            <w:drawing>
              <wp:anchor distT="0" distB="0" distL="114300" distR="114300" simplePos="0" relativeHeight="251703296" behindDoc="0" locked="0" layoutInCell="1" allowOverlap="1" wp14:anchorId="78713521" wp14:editId="2A1034EA">
                <wp:simplePos x="0" y="0"/>
                <wp:positionH relativeFrom="column">
                  <wp:posOffset>2171700</wp:posOffset>
                </wp:positionH>
                <wp:positionV relativeFrom="paragraph">
                  <wp:posOffset>142240</wp:posOffset>
                </wp:positionV>
                <wp:extent cx="800100" cy="0"/>
                <wp:effectExtent l="0" t="101600" r="38100" b="177800"/>
                <wp:wrapNone/>
                <wp:docPr id="73" name="Conector recto de flecha 73"/>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 id="Conector recto de flecha 73" o:spid="_x0000_s1026" type="#_x0000_t32" style="position:absolute;margin-left:171pt;margin-top:11.2pt;width:63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" strokecolor="#4f81bd [3204]" strokeweight="2pt">
                <v:stroke endarrow="open"/>
                <v:shadow on="t" opacity="24903f" mv:blur="40000f" origin=",.5" offset="0,20000emu"/>
              </v:shape>
            </w:pict>
          </mc:Fallback>
        </mc:AlternateContent>
      </w:r>
    </w:p>
    <w:p w14:paraId="4C6A8831" w14:textId="77777777" w:rsidR="00706EF2" w:rsidRDefault="00706EF2" w:rsidP="00706EF2">
      <w:pPr>
        <w:jc w:val="both"/>
      </w:pPr>
      <w:r>
        <w:rPr>
          <w:noProof/>
          <w:lang w:val="de-DE" w:eastAsia="de-DE"/>
        </w:rPr>
        <w:lastRenderedPageBreak/>
        <mc:AlternateContent>
          <mc:Choice Requires="wps">
            <w:drawing>
              <wp:anchor distT="0" distB="0" distL="114300" distR="114300" simplePos="0" relativeHeight="251710464" behindDoc="0" locked="0" layoutInCell="1" allowOverlap="1" wp14:anchorId="4ACACDA6" wp14:editId="264BDB45">
                <wp:simplePos x="0" y="0"/>
                <wp:positionH relativeFrom="column">
                  <wp:posOffset>3200400</wp:posOffset>
                </wp:positionH>
                <wp:positionV relativeFrom="paragraph">
                  <wp:posOffset>104775</wp:posOffset>
                </wp:positionV>
                <wp:extent cx="0" cy="571500"/>
                <wp:effectExtent l="127000" t="50800" r="101600" b="88900"/>
                <wp:wrapNone/>
                <wp:docPr id="74" name="Conector recto de flecha 74"/>
                <wp:cNvGraphicFramePr/>
                <a:graphic xmlns:a="http://schemas.openxmlformats.org/drawingml/2006/main">
                  <a:graphicData uri="http://schemas.microsoft.com/office/word/2010/wordprocessingShape">
                    <wps:wsp>
                      <wps:cNvCnPr/>
                      <wps:spPr>
                        <a:xfrm flipV="1">
                          <a:off x="0" y="0"/>
                          <a:ext cx="0" cy="571500"/>
                        </a:xfrm>
                        <a:prstGeom prst="straightConnector1">
                          <a:avLst/>
                        </a:prstGeom>
                        <a:ln>
                          <a:solidFill>
                            <a:srgbClr val="008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 id="Conector recto de flecha 74" o:spid="_x0000_s1026" type="#_x0000_t32" style="position:absolute;margin-left:252pt;margin-top:8.25pt;width:0;height:45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" strokecolor="green" strokeweight="2pt">
                <v:stroke endarrow="open"/>
                <v:shadow on="t" opacity="24903f" mv:blur="40000f" origin=",.5" offset="0,20000emu"/>
              </v:shape>
            </w:pict>
          </mc:Fallback>
        </mc:AlternateContent>
      </w:r>
      <w:r>
        <w:rPr>
          <w:noProof/>
          <w:lang w:val="de-DE" w:eastAsia="de-DE"/>
        </w:rPr>
        <mc:AlternateContent>
          <mc:Choice Requires="wps">
            <w:drawing>
              <wp:anchor distT="0" distB="0" distL="114300" distR="114300" simplePos="0" relativeHeight="251709440" behindDoc="0" locked="0" layoutInCell="1" allowOverlap="1" wp14:anchorId="76478C00" wp14:editId="68679338">
                <wp:simplePos x="0" y="0"/>
                <wp:positionH relativeFrom="column">
                  <wp:posOffset>1828800</wp:posOffset>
                </wp:positionH>
                <wp:positionV relativeFrom="paragraph">
                  <wp:posOffset>120650</wp:posOffset>
                </wp:positionV>
                <wp:extent cx="0" cy="571500"/>
                <wp:effectExtent l="127000" t="50800" r="101600" b="88900"/>
                <wp:wrapNone/>
                <wp:docPr id="75" name="Conector recto de flecha 75"/>
                <wp:cNvGraphicFramePr/>
                <a:graphic xmlns:a="http://schemas.openxmlformats.org/drawingml/2006/main">
                  <a:graphicData uri="http://schemas.microsoft.com/office/word/2010/wordprocessingShape">
                    <wps:wsp>
                      <wps:cNvCnPr/>
                      <wps:spPr>
                        <a:xfrm flipV="1">
                          <a:off x="0" y="0"/>
                          <a:ext cx="0" cy="571500"/>
                        </a:xfrm>
                        <a:prstGeom prst="straightConnector1">
                          <a:avLst/>
                        </a:prstGeom>
                        <a:ln>
                          <a:solidFill>
                            <a:srgbClr val="008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Conector recto de flecha 75" o:spid="_x0000_s1026" type="#_x0000_t32" style="position:absolute;margin-left:2in;margin-top:9.5pt;width:0;height:4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" strokecolor="green" strokeweight="2pt">
                <v:stroke endarrow="open"/>
                <v:shadow on="t" opacity="24903f" mv:blur="40000f" origin=",.5" offset="0,20000emu"/>
              </v:shape>
            </w:pict>
          </mc:Fallback>
        </mc:AlternateContent>
      </w:r>
      <w:r>
        <w:rPr>
          <w:noProof/>
          <w:lang w:val="de-DE" w:eastAsia="de-DE"/>
        </w:rPr>
        <mc:AlternateContent>
          <mc:Choice Requires="wps">
            <w:drawing>
              <wp:anchor distT="0" distB="0" distL="114300" distR="114300" simplePos="0" relativeHeight="251704320" behindDoc="0" locked="0" layoutInCell="1" allowOverlap="1" wp14:anchorId="7EB306F3" wp14:editId="2C585811">
                <wp:simplePos x="0" y="0"/>
                <wp:positionH relativeFrom="column">
                  <wp:posOffset>2171700</wp:posOffset>
                </wp:positionH>
                <wp:positionV relativeFrom="paragraph">
                  <wp:posOffset>77470</wp:posOffset>
                </wp:positionV>
                <wp:extent cx="800100" cy="0"/>
                <wp:effectExtent l="76200" t="101600" r="0" b="177800"/>
                <wp:wrapNone/>
                <wp:docPr id="76" name="Conector recto de flecha 76"/>
                <wp:cNvGraphicFramePr/>
                <a:graphic xmlns:a="http://schemas.openxmlformats.org/drawingml/2006/main">
                  <a:graphicData uri="http://schemas.microsoft.com/office/word/2010/wordprocessingShape">
                    <wps:wsp>
                      <wps:cNvCnPr/>
                      <wps:spPr>
                        <a:xfrm flipH="1">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Conector recto de flecha 76" o:spid="_x0000_s1026" type="#_x0000_t32" style="position:absolute;margin-left:171pt;margin-top:6.1pt;width:63pt;height:0;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" strokecolor="#4f81bd [3204]" strokeweight="2pt">
                <v:stroke endarrow="open"/>
                <v:shadow on="t" opacity="24903f" mv:blur="40000f" origin=",.5" offset="0,20000emu"/>
              </v:shape>
            </w:pict>
          </mc:Fallback>
        </mc:AlternateContent>
      </w:r>
    </w:p>
    <w:p w14:paraId="2DF7AAA6" w14:textId="77777777" w:rsidR="00706EF2" w:rsidRDefault="00706EF2" w:rsidP="00706EF2">
      <w:pPr>
        <w:jc w:val="both"/>
      </w:pPr>
    </w:p>
    <w:p w14:paraId="115A7CE5" w14:textId="77777777" w:rsidR="00706EF2" w:rsidRDefault="00706EF2" w:rsidP="00706EF2">
      <w:pPr>
        <w:jc w:val="both"/>
      </w:pPr>
    </w:p>
    <w:p w14:paraId="577627D2" w14:textId="77777777" w:rsidR="00706EF2" w:rsidRDefault="00706EF2" w:rsidP="00706EF2">
      <w:pPr>
        <w:jc w:val="both"/>
      </w:pPr>
    </w:p>
    <w:p w14:paraId="06D3A0BB" w14:textId="77777777" w:rsidR="00863BE2" w:rsidRDefault="00863BE2" w:rsidP="00706EF2">
      <w:pPr>
        <w:jc w:val="both"/>
      </w:pPr>
    </w:p>
    <w:p w14:paraId="058F44BC" w14:textId="7A38786F" w:rsidR="00863BE2" w:rsidRPr="00863BE2" w:rsidRDefault="00863BE2" w:rsidP="00706EF2">
      <w:pPr>
        <w:jc w:val="both"/>
        <w:rPr>
          <w:sz w:val="20"/>
          <w:szCs w:val="20"/>
        </w:rPr>
      </w:pPr>
      <w:r>
        <w:rPr>
          <w:b/>
          <w:sz w:val="20"/>
          <w:szCs w:val="20"/>
        </w:rPr>
        <w:t xml:space="preserve">Abb. 10: C-Matrix. </w:t>
      </w:r>
      <w:r>
        <w:rPr>
          <w:sz w:val="20"/>
          <w:szCs w:val="20"/>
        </w:rPr>
        <w:t>In der Abbildung wird der äu</w:t>
      </w:r>
      <w:r w:rsidRPr="00863BE2">
        <w:rPr>
          <w:bCs/>
          <w:sz w:val="20"/>
          <w:szCs w:val="20"/>
        </w:rPr>
        <w:t>ß</w:t>
      </w:r>
      <w:r>
        <w:rPr>
          <w:bCs/>
          <w:sz w:val="20"/>
          <w:szCs w:val="20"/>
        </w:rPr>
        <w:t xml:space="preserve">ere Input in Form von grüne Pfeile dargestellt. Bei der Präsentation von Gesichtern </w:t>
      </w:r>
      <w:r w:rsidR="002D162D">
        <w:rPr>
          <w:bCs/>
          <w:sz w:val="20"/>
          <w:szCs w:val="20"/>
        </w:rPr>
        <w:t>kommt</w:t>
      </w:r>
      <w:r>
        <w:rPr>
          <w:bCs/>
          <w:sz w:val="20"/>
          <w:szCs w:val="20"/>
        </w:rPr>
        <w:t xml:space="preserve"> der Input in unser Modell als erstes in der FFA </w:t>
      </w:r>
      <w:r w:rsidR="002D162D">
        <w:rPr>
          <w:bCs/>
          <w:sz w:val="20"/>
          <w:szCs w:val="20"/>
        </w:rPr>
        <w:t>an.</w:t>
      </w:r>
    </w:p>
    <w:p w14:paraId="1D9912EC" w14:textId="77777777" w:rsidR="00706EF2" w:rsidRPr="008D238D" w:rsidRDefault="00706EF2" w:rsidP="0004756C">
      <w:pPr>
        <w:jc w:val="both"/>
      </w:pPr>
    </w:p>
    <w:p w14:paraId="54894B5E" w14:textId="0B10FFDF" w:rsidR="00806569" w:rsidRDefault="00FD1A51" w:rsidP="0004756C">
      <w:pPr>
        <w:jc w:val="both"/>
        <w:rPr>
          <w:b/>
          <w:i/>
        </w:rPr>
      </w:pPr>
      <w:r>
        <w:rPr>
          <w:b/>
          <w:i/>
        </w:rPr>
        <w:t>B-Matrix</w:t>
      </w:r>
    </w:p>
    <w:p w14:paraId="2634B5A7" w14:textId="2556AB0A" w:rsidR="00FD1A51" w:rsidRDefault="00FD1A51" w:rsidP="0004756C">
      <w:pPr>
        <w:jc w:val="both"/>
      </w:pPr>
      <w:r>
        <w:t xml:space="preserve">Im letzten Schritt </w:t>
      </w:r>
      <w:r w:rsidR="00B96627">
        <w:t>bestimmten wir</w:t>
      </w:r>
      <w:del w:id="19" w:author="Roman" w:date="2019-11-09T10:14:00Z">
        <w:r w:rsidR="00B96627" w:rsidDel="008F4237">
          <w:delText>, in welcher Form und in</w:delText>
        </w:r>
      </w:del>
      <w:r w:rsidR="00B96627">
        <w:t xml:space="preserve"> welche</w:t>
      </w:r>
      <w:del w:id="20" w:author="Roman" w:date="2019-11-09T10:14:00Z">
        <w:r w:rsidR="00B96627" w:rsidDel="008F4237">
          <w:delText>r</w:delText>
        </w:r>
      </w:del>
      <w:r w:rsidR="00B96627">
        <w:t xml:space="preserve"> Verbindung</w:t>
      </w:r>
      <w:ins w:id="21" w:author="Roman" w:date="2019-11-09T10:14:00Z">
        <w:r w:rsidR="008F4237">
          <w:t>en</w:t>
        </w:r>
      </w:ins>
      <w:r w:rsidR="00B96627">
        <w:t xml:space="preserve"> </w:t>
      </w:r>
      <w:del w:id="22" w:author="Roman" w:date="2019-11-09T10:14:00Z">
        <w:r w:rsidR="00B96627" w:rsidDel="008F4237">
          <w:delText xml:space="preserve">die Interaktion zwischen zwei Regionen </w:delText>
        </w:r>
      </w:del>
      <w:r w:rsidR="00B96627">
        <w:t xml:space="preserve">durch das Betrachten von Gesichtern </w:t>
      </w:r>
      <w:del w:id="23" w:author="Roman" w:date="2019-11-09T10:14:00Z">
        <w:r w:rsidR="00B96627" w:rsidDel="008F4237">
          <w:delText>verändert wurde</w:delText>
        </w:r>
      </w:del>
      <w:ins w:id="24" w:author="Roman" w:date="2019-11-09T10:14:00Z">
        <w:r w:rsidR="008F4237">
          <w:t xml:space="preserve"> moduliert werden</w:t>
        </w:r>
      </w:ins>
      <w:r w:rsidR="00B96627">
        <w:t>.</w:t>
      </w:r>
    </w:p>
    <w:p w14:paraId="7F66D982" w14:textId="2DDA7972" w:rsidR="00B96627" w:rsidRDefault="00B96627" w:rsidP="0004756C">
      <w:pPr>
        <w:jc w:val="both"/>
      </w:pPr>
      <w:r>
        <w:rPr>
          <w:noProof/>
          <w:lang w:val="de-DE" w:eastAsia="de-DE"/>
        </w:rPr>
        <mc:AlternateContent>
          <mc:Choice Requires="wps">
            <w:drawing>
              <wp:anchor distT="0" distB="0" distL="114300" distR="114300" simplePos="0" relativeHeight="251721728" behindDoc="0" locked="0" layoutInCell="1" allowOverlap="1" wp14:anchorId="06440402" wp14:editId="720028AA">
                <wp:simplePos x="0" y="0"/>
                <wp:positionH relativeFrom="column">
                  <wp:posOffset>2514600</wp:posOffset>
                </wp:positionH>
                <wp:positionV relativeFrom="paragraph">
                  <wp:posOffset>51435</wp:posOffset>
                </wp:positionV>
                <wp:extent cx="0" cy="571500"/>
                <wp:effectExtent l="127000" t="25400" r="101600" b="114300"/>
                <wp:wrapNone/>
                <wp:docPr id="130" name="Conector recto de flecha 130"/>
                <wp:cNvGraphicFramePr/>
                <a:graphic xmlns:a="http://schemas.openxmlformats.org/drawingml/2006/main">
                  <a:graphicData uri="http://schemas.microsoft.com/office/word/2010/wordprocessingShape">
                    <wps:wsp>
                      <wps:cNvCnPr/>
                      <wps:spPr>
                        <a:xfrm>
                          <a:off x="0" y="0"/>
                          <a:ext cx="0" cy="571500"/>
                        </a:xfrm>
                        <a:prstGeom prst="straightConnector1">
                          <a:avLst/>
                        </a:prstGeom>
                        <a:ln>
                          <a:solidFill>
                            <a:srgbClr val="008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Conector recto de flecha 130" o:spid="_x0000_s1026" type="#_x0000_t32" style="position:absolute;margin-left:198pt;margin-top:4.05pt;width:0;height:4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" strokecolor="green" strokeweight="2pt">
                <v:stroke endarrow="open"/>
                <v:shadow on="t" opacity="24903f" mv:blur="40000f" origin=",.5" offset="0,20000emu"/>
              </v:shape>
            </w:pict>
          </mc:Fallback>
        </mc:AlternateContent>
      </w:r>
    </w:p>
    <w:p w14:paraId="27B3518E" w14:textId="77777777" w:rsidR="00B96627" w:rsidRPr="00FD1A51" w:rsidRDefault="00B96627" w:rsidP="0004756C">
      <w:pPr>
        <w:jc w:val="both"/>
      </w:pPr>
    </w:p>
    <w:p w14:paraId="33176715" w14:textId="73AAA437" w:rsidR="00B96627" w:rsidRPr="00B96627" w:rsidRDefault="00B96627" w:rsidP="0004756C">
      <w:pPr>
        <w:jc w:val="both"/>
        <w:rPr>
          <w:color w:val="008000"/>
        </w:rPr>
      </w:pPr>
    </w:p>
    <w:p w14:paraId="00364853" w14:textId="77777777" w:rsidR="00B96627" w:rsidRDefault="00B96627" w:rsidP="00B96627">
      <w:pPr>
        <w:jc w:val="both"/>
      </w:pPr>
    </w:p>
    <w:p w14:paraId="3D814004" w14:textId="77777777" w:rsidR="00B96627" w:rsidRDefault="00B96627" w:rsidP="00B96627">
      <w:pPr>
        <w:jc w:val="both"/>
      </w:pPr>
      <w:r>
        <w:rPr>
          <w:noProof/>
          <w:lang w:val="de-DE" w:eastAsia="de-DE"/>
        </w:rPr>
        <mc:AlternateContent>
          <mc:Choice Requires="wps">
            <w:drawing>
              <wp:anchor distT="0" distB="0" distL="114300" distR="114300" simplePos="0" relativeHeight="251720704" behindDoc="0" locked="0" layoutInCell="1" allowOverlap="1" wp14:anchorId="3F968B92" wp14:editId="5FCF92C3">
                <wp:simplePos x="0" y="0"/>
                <wp:positionH relativeFrom="column">
                  <wp:posOffset>1600200</wp:posOffset>
                </wp:positionH>
                <wp:positionV relativeFrom="paragraph">
                  <wp:posOffset>86995</wp:posOffset>
                </wp:positionV>
                <wp:extent cx="2057400" cy="1207135"/>
                <wp:effectExtent l="0" t="0" r="0" b="12065"/>
                <wp:wrapSquare wrapText="bothSides"/>
                <wp:docPr id="89" name="Cuadro de texto 89"/>
                <wp:cNvGraphicFramePr/>
                <a:graphic xmlns:a="http://schemas.openxmlformats.org/drawingml/2006/main">
                  <a:graphicData uri="http://schemas.microsoft.com/office/word/2010/wordprocessingShape">
                    <wps:wsp>
                      <wps:cNvSpPr txBox="1"/>
                      <wps:spPr>
                        <a:xfrm>
                          <a:off x="0" y="0"/>
                          <a:ext cx="2057400" cy="120713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C7781E2" w14:textId="77777777" w:rsidR="008F4237" w:rsidRDefault="008F4237" w:rsidP="00B96627">
                            <w:r>
                              <w:t>lATL                                 rATL</w:t>
                            </w:r>
                          </w:p>
                          <w:p w14:paraId="7FBE98FC" w14:textId="77777777" w:rsidR="008F4237" w:rsidRDefault="008F4237" w:rsidP="00B96627">
                            <w:r>
                              <w:t xml:space="preserve"> </w:t>
                            </w:r>
                          </w:p>
                          <w:p w14:paraId="4DFFEC3D" w14:textId="77777777" w:rsidR="008F4237" w:rsidRDefault="008F4237" w:rsidP="00B96627"/>
                          <w:p w14:paraId="6E16C131" w14:textId="77777777" w:rsidR="008F4237" w:rsidRDefault="008F4237" w:rsidP="00B96627"/>
                          <w:p w14:paraId="79FE5741" w14:textId="77777777" w:rsidR="008F4237" w:rsidRDefault="008F4237" w:rsidP="00B96627"/>
                          <w:p w14:paraId="2D664C87" w14:textId="77777777" w:rsidR="008F4237" w:rsidRDefault="008F4237" w:rsidP="00B96627">
                            <w:r>
                              <w:t xml:space="preserve">lFFA                                 rFFA      </w:t>
                            </w:r>
                          </w:p>
                          <w:p w14:paraId="4892B0E2" w14:textId="77777777" w:rsidR="008F4237" w:rsidRDefault="008F4237" w:rsidP="00B96627">
                            <w:r>
                              <w:t xml:space="preserve">     </w:t>
                            </w:r>
                          </w:p>
                          <w:p w14:paraId="3E989FC6" w14:textId="77777777" w:rsidR="008F4237" w:rsidRDefault="008F4237" w:rsidP="00B96627">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Cuadro de texto 89" o:spid="_x0000_s1029" type="#_x0000_t202" style="position:absolute;left:0;text-align:left;margin-left:126pt;margin-top:6.85pt;width:162pt;height:95.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" filled="f" stroked="f">
                <v:textbox>
                  <w:txbxContent>
                    <w:p w14:paraId="2C7781E2" w14:textId="77777777" w:rsidR="006B6BDC" w:rsidRDefault="006B6BDC" w:rsidP="00B96627">
                      <w:r>
                        <w:t>lATL                                 rATL</w:t>
                      </w:r>
                    </w:p>
                    <w:p w14:paraId="7FBE98FC" w14:textId="77777777" w:rsidR="006B6BDC" w:rsidRDefault="006B6BDC" w:rsidP="00B96627">
                      <w:r>
                        <w:t xml:space="preserve"> </w:t>
                      </w:r>
                    </w:p>
                    <w:p w14:paraId="4DFFEC3D" w14:textId="77777777" w:rsidR="006B6BDC" w:rsidRDefault="006B6BDC" w:rsidP="00B96627"/>
                    <w:p w14:paraId="6E16C131" w14:textId="77777777" w:rsidR="006B6BDC" w:rsidRDefault="006B6BDC" w:rsidP="00B96627"/>
                    <w:p w14:paraId="79FE5741" w14:textId="77777777" w:rsidR="006B6BDC" w:rsidRDefault="006B6BDC" w:rsidP="00B96627"/>
                    <w:p w14:paraId="2D664C87" w14:textId="77777777" w:rsidR="006B6BDC" w:rsidRDefault="006B6BDC" w:rsidP="00B96627">
                      <w:r>
                        <w:t xml:space="preserve">lFFA                                 rFFA      </w:t>
                      </w:r>
                    </w:p>
                    <w:p w14:paraId="4892B0E2" w14:textId="77777777" w:rsidR="006B6BDC" w:rsidRDefault="006B6BDC" w:rsidP="00B96627">
                      <w:r>
                        <w:t xml:space="preserve">     </w:t>
                      </w:r>
                    </w:p>
                    <w:p w14:paraId="3E989FC6" w14:textId="77777777" w:rsidR="006B6BDC" w:rsidRDefault="006B6BDC" w:rsidP="00B96627">
                      <w:r>
                        <w:t xml:space="preserve">                                           </w:t>
                      </w:r>
                    </w:p>
                  </w:txbxContent>
                </v:textbox>
                <w10:wrap type="square"/>
              </v:shape>
            </w:pict>
          </mc:Fallback>
        </mc:AlternateContent>
      </w:r>
      <w:r>
        <w:rPr>
          <w:noProof/>
          <w:lang w:val="de-DE" w:eastAsia="de-DE"/>
        </w:rPr>
        <mc:AlternateContent>
          <mc:Choice Requires="wps">
            <w:drawing>
              <wp:anchor distT="0" distB="0" distL="114300" distR="114300" simplePos="0" relativeHeight="251712512" behindDoc="0" locked="0" layoutInCell="1" allowOverlap="1" wp14:anchorId="627FBDD6" wp14:editId="59A2981A">
                <wp:simplePos x="0" y="0"/>
                <wp:positionH relativeFrom="column">
                  <wp:posOffset>2171700</wp:posOffset>
                </wp:positionH>
                <wp:positionV relativeFrom="paragraph">
                  <wp:posOffset>120650</wp:posOffset>
                </wp:positionV>
                <wp:extent cx="800100" cy="0"/>
                <wp:effectExtent l="0" t="101600" r="38100" b="177800"/>
                <wp:wrapNone/>
                <wp:docPr id="90" name="Conector recto de flecha 90"/>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Conector recto de flecha 90" o:spid="_x0000_s1026" type="#_x0000_t32" style="position:absolute;margin-left:171pt;margin-top:9.5pt;width:63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" strokecolor="#4f81bd [3204]" strokeweight="2pt">
                <v:stroke endarrow="open"/>
                <v:shadow on="t" opacity="24903f" mv:blur="40000f" origin=",.5" offset="0,20000emu"/>
              </v:shape>
            </w:pict>
          </mc:Fallback>
        </mc:AlternateContent>
      </w:r>
    </w:p>
    <w:p w14:paraId="2281A536" w14:textId="77777777" w:rsidR="00B96627" w:rsidRDefault="00B96627" w:rsidP="00B96627">
      <w:pPr>
        <w:jc w:val="both"/>
      </w:pPr>
      <w:r>
        <w:rPr>
          <w:noProof/>
          <w:lang w:val="de-DE" w:eastAsia="de-DE"/>
        </w:rPr>
        <mc:AlternateContent>
          <mc:Choice Requires="wps">
            <w:drawing>
              <wp:anchor distT="0" distB="0" distL="114300" distR="114300" simplePos="0" relativeHeight="251719680" behindDoc="0" locked="0" layoutInCell="1" allowOverlap="1" wp14:anchorId="4DB203B9" wp14:editId="4145A7B9">
                <wp:simplePos x="0" y="0"/>
                <wp:positionH relativeFrom="column">
                  <wp:posOffset>3200400</wp:posOffset>
                </wp:positionH>
                <wp:positionV relativeFrom="paragraph">
                  <wp:posOffset>170815</wp:posOffset>
                </wp:positionV>
                <wp:extent cx="0" cy="571500"/>
                <wp:effectExtent l="127000" t="25400" r="101600" b="114300"/>
                <wp:wrapNone/>
                <wp:docPr id="91" name="Conector recto de flecha 91"/>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Conector recto de flecha 91" o:spid="_x0000_s1026" type="#_x0000_t32" style="position:absolute;margin-left:252pt;margin-top:13.45pt;width:0;height: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" strokecolor="#4f81bd [3204]" strokeweight="2pt">
                <v:stroke endarrow="open"/>
                <v:shadow on="t" opacity="24903f" mv:blur="40000f" origin=",.5" offset="0,20000emu"/>
              </v:shape>
            </w:pict>
          </mc:Fallback>
        </mc:AlternateContent>
      </w:r>
      <w:r>
        <w:rPr>
          <w:noProof/>
          <w:lang w:val="de-DE" w:eastAsia="de-DE"/>
        </w:rPr>
        <mc:AlternateContent>
          <mc:Choice Requires="wps">
            <w:drawing>
              <wp:anchor distT="0" distB="0" distL="114300" distR="114300" simplePos="0" relativeHeight="251718656" behindDoc="0" locked="0" layoutInCell="1" allowOverlap="1" wp14:anchorId="2840440B" wp14:editId="447F19AF">
                <wp:simplePos x="0" y="0"/>
                <wp:positionH relativeFrom="column">
                  <wp:posOffset>3086100</wp:posOffset>
                </wp:positionH>
                <wp:positionV relativeFrom="paragraph">
                  <wp:posOffset>170815</wp:posOffset>
                </wp:positionV>
                <wp:extent cx="0" cy="571500"/>
                <wp:effectExtent l="127000" t="50800" r="101600" b="88900"/>
                <wp:wrapNone/>
                <wp:docPr id="92" name="Conector recto de flecha 92"/>
                <wp:cNvGraphicFramePr/>
                <a:graphic xmlns:a="http://schemas.openxmlformats.org/drawingml/2006/main">
                  <a:graphicData uri="http://schemas.microsoft.com/office/word/2010/wordprocessingShape">
                    <wps:wsp>
                      <wps:cNvCnPr/>
                      <wps:spPr>
                        <a:xfrm flipV="1">
                          <a:off x="0" y="0"/>
                          <a:ext cx="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 id="Conector recto de flecha 92" o:spid="_x0000_s1026" type="#_x0000_t32" style="position:absolute;margin-left:243pt;margin-top:13.45pt;width:0;height:45pt;flip: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" strokecolor="#4f81bd [3204]" strokeweight="2pt">
                <v:stroke endarrow="open"/>
                <v:shadow on="t" opacity="24903f" mv:blur="40000f" origin=",.5" offset="0,20000emu"/>
              </v:shape>
            </w:pict>
          </mc:Fallback>
        </mc:AlternateContent>
      </w:r>
      <w:r>
        <w:rPr>
          <w:noProof/>
          <w:lang w:val="de-DE" w:eastAsia="de-DE"/>
        </w:rPr>
        <mc:AlternateContent>
          <mc:Choice Requires="wps">
            <w:drawing>
              <wp:anchor distT="0" distB="0" distL="114300" distR="114300" simplePos="0" relativeHeight="251716608" behindDoc="0" locked="0" layoutInCell="1" allowOverlap="1" wp14:anchorId="5B09378C" wp14:editId="0BA4E20F">
                <wp:simplePos x="0" y="0"/>
                <wp:positionH relativeFrom="column">
                  <wp:posOffset>1828800</wp:posOffset>
                </wp:positionH>
                <wp:positionV relativeFrom="paragraph">
                  <wp:posOffset>170815</wp:posOffset>
                </wp:positionV>
                <wp:extent cx="0" cy="571500"/>
                <wp:effectExtent l="127000" t="25400" r="101600" b="114300"/>
                <wp:wrapNone/>
                <wp:docPr id="93" name="Conector recto de flecha 93"/>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 id="Conector recto de flecha 93" o:spid="_x0000_s1026" type="#_x0000_t32" style="position:absolute;margin-left:2in;margin-top:13.45pt;width:0;height:4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" strokecolor="#4f81bd [3204]" strokeweight="2pt">
                <v:stroke endarrow="open"/>
                <v:shadow on="t" opacity="24903f" mv:blur="40000f" origin=",.5" offset="0,20000emu"/>
              </v:shape>
            </w:pict>
          </mc:Fallback>
        </mc:AlternateContent>
      </w:r>
      <w:r>
        <w:rPr>
          <w:noProof/>
          <w:lang w:val="de-DE" w:eastAsia="de-DE"/>
        </w:rPr>
        <mc:AlternateContent>
          <mc:Choice Requires="wps">
            <w:drawing>
              <wp:anchor distT="0" distB="0" distL="114300" distR="114300" simplePos="0" relativeHeight="251717632" behindDoc="0" locked="0" layoutInCell="1" allowOverlap="1" wp14:anchorId="4F811804" wp14:editId="26831EA2">
                <wp:simplePos x="0" y="0"/>
                <wp:positionH relativeFrom="column">
                  <wp:posOffset>1943100</wp:posOffset>
                </wp:positionH>
                <wp:positionV relativeFrom="paragraph">
                  <wp:posOffset>170815</wp:posOffset>
                </wp:positionV>
                <wp:extent cx="0" cy="571500"/>
                <wp:effectExtent l="127000" t="50800" r="101600" b="88900"/>
                <wp:wrapNone/>
                <wp:docPr id="94" name="Conector recto de flecha 94"/>
                <wp:cNvGraphicFramePr/>
                <a:graphic xmlns:a="http://schemas.openxmlformats.org/drawingml/2006/main">
                  <a:graphicData uri="http://schemas.microsoft.com/office/word/2010/wordprocessingShape">
                    <wps:wsp>
                      <wps:cNvCnPr/>
                      <wps:spPr>
                        <a:xfrm flipV="1">
                          <a:off x="0" y="0"/>
                          <a:ext cx="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 id="Conector recto de flecha 94" o:spid="_x0000_s1026" type="#_x0000_t32" style="position:absolute;margin-left:153pt;margin-top:13.45pt;width:0;height:45pt;flip: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" strokecolor="#4f81bd [3204]" strokeweight="2pt">
                <v:stroke endarrow="open"/>
                <v:shadow on="t" opacity="24903f" mv:blur="40000f" origin=",.5" offset="0,20000emu"/>
              </v:shape>
            </w:pict>
          </mc:Fallback>
        </mc:AlternateContent>
      </w:r>
      <w:r>
        <w:rPr>
          <w:noProof/>
          <w:lang w:val="de-DE" w:eastAsia="de-DE"/>
        </w:rPr>
        <mc:AlternateContent>
          <mc:Choice Requires="wps">
            <w:drawing>
              <wp:anchor distT="0" distB="0" distL="114300" distR="114300" simplePos="0" relativeHeight="251713536" behindDoc="0" locked="0" layoutInCell="1" allowOverlap="1" wp14:anchorId="0F3AE3C7" wp14:editId="6141023D">
                <wp:simplePos x="0" y="0"/>
                <wp:positionH relativeFrom="column">
                  <wp:posOffset>2171700</wp:posOffset>
                </wp:positionH>
                <wp:positionV relativeFrom="paragraph">
                  <wp:posOffset>56515</wp:posOffset>
                </wp:positionV>
                <wp:extent cx="800100" cy="0"/>
                <wp:effectExtent l="76200" t="101600" r="0" b="177800"/>
                <wp:wrapNone/>
                <wp:docPr id="95" name="Conector recto de flecha 95"/>
                <wp:cNvGraphicFramePr/>
                <a:graphic xmlns:a="http://schemas.openxmlformats.org/drawingml/2006/main">
                  <a:graphicData uri="http://schemas.microsoft.com/office/word/2010/wordprocessingShape">
                    <wps:wsp>
                      <wps:cNvCnPr/>
                      <wps:spPr>
                        <a:xfrm flipH="1">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Conector recto de flecha 95" o:spid="_x0000_s1026" type="#_x0000_t32" style="position:absolute;margin-left:171pt;margin-top:4.45pt;width:63pt;height: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" strokecolor="#4f81bd [3204]" strokeweight="2pt">
                <v:stroke endarrow="open"/>
                <v:shadow on="t" opacity="24903f" mv:blur="40000f" origin=",.5" offset="0,20000emu"/>
              </v:shape>
            </w:pict>
          </mc:Fallback>
        </mc:AlternateContent>
      </w:r>
    </w:p>
    <w:p w14:paraId="62ABBC9E" w14:textId="36C0208D" w:rsidR="00B96627" w:rsidRDefault="00B96627" w:rsidP="00B96627">
      <w:pPr>
        <w:jc w:val="both"/>
      </w:pPr>
    </w:p>
    <w:p w14:paraId="716FD57C" w14:textId="5006EB1C" w:rsidR="00B96627" w:rsidRDefault="00B96627" w:rsidP="00B96627">
      <w:pPr>
        <w:jc w:val="both"/>
      </w:pPr>
      <w:r>
        <w:rPr>
          <w:noProof/>
          <w:lang w:val="de-DE" w:eastAsia="de-DE"/>
        </w:rPr>
        <mc:AlternateContent>
          <mc:Choice Requires="wps">
            <w:drawing>
              <wp:anchor distT="0" distB="0" distL="114300" distR="114300" simplePos="0" relativeHeight="251724800" behindDoc="0" locked="0" layoutInCell="1" allowOverlap="1" wp14:anchorId="0F727E32" wp14:editId="701D222D">
                <wp:simplePos x="0" y="0"/>
                <wp:positionH relativeFrom="column">
                  <wp:posOffset>3429000</wp:posOffset>
                </wp:positionH>
                <wp:positionV relativeFrom="paragraph">
                  <wp:posOffset>73025</wp:posOffset>
                </wp:positionV>
                <wp:extent cx="571500" cy="0"/>
                <wp:effectExtent l="76200" t="101600" r="0" b="177800"/>
                <wp:wrapNone/>
                <wp:docPr id="134" name="Conector recto de flecha 134"/>
                <wp:cNvGraphicFramePr/>
                <a:graphic xmlns:a="http://schemas.openxmlformats.org/drawingml/2006/main">
                  <a:graphicData uri="http://schemas.microsoft.com/office/word/2010/wordprocessingShape">
                    <wps:wsp>
                      <wps:cNvCnPr/>
                      <wps:spPr>
                        <a:xfrm flipH="1">
                          <a:off x="0" y="0"/>
                          <a:ext cx="571500" cy="0"/>
                        </a:xfrm>
                        <a:prstGeom prst="straightConnector1">
                          <a:avLst/>
                        </a:prstGeom>
                        <a:ln>
                          <a:solidFill>
                            <a:srgbClr val="008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Conector recto de flecha 134" o:spid="_x0000_s1026" type="#_x0000_t32" style="position:absolute;margin-left:270pt;margin-top:5.75pt;width:45pt;height:0;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" strokecolor="green" strokeweight="2pt">
                <v:stroke endarrow="open"/>
                <v:shadow on="t" opacity="24903f" mv:blur="40000f" origin=",.5" offset="0,20000emu"/>
              </v:shape>
            </w:pict>
          </mc:Fallback>
        </mc:AlternateContent>
      </w:r>
      <w:r>
        <w:rPr>
          <w:noProof/>
          <w:lang w:val="de-DE" w:eastAsia="de-DE"/>
        </w:rPr>
        <mc:AlternateContent>
          <mc:Choice Requires="wps">
            <w:drawing>
              <wp:anchor distT="0" distB="0" distL="114300" distR="114300" simplePos="0" relativeHeight="251722752" behindDoc="0" locked="0" layoutInCell="1" allowOverlap="1" wp14:anchorId="1EB96266" wp14:editId="0B24F766">
                <wp:simplePos x="0" y="0"/>
                <wp:positionH relativeFrom="column">
                  <wp:posOffset>914400</wp:posOffset>
                </wp:positionH>
                <wp:positionV relativeFrom="paragraph">
                  <wp:posOffset>73025</wp:posOffset>
                </wp:positionV>
                <wp:extent cx="571500" cy="0"/>
                <wp:effectExtent l="0" t="101600" r="38100" b="177800"/>
                <wp:wrapNone/>
                <wp:docPr id="131" name="Conector recto de flecha 131"/>
                <wp:cNvGraphicFramePr/>
                <a:graphic xmlns:a="http://schemas.openxmlformats.org/drawingml/2006/main">
                  <a:graphicData uri="http://schemas.microsoft.com/office/word/2010/wordprocessingShape">
                    <wps:wsp>
                      <wps:cNvCnPr/>
                      <wps:spPr>
                        <a:xfrm>
                          <a:off x="0" y="0"/>
                          <a:ext cx="571500" cy="0"/>
                        </a:xfrm>
                        <a:prstGeom prst="straightConnector1">
                          <a:avLst/>
                        </a:prstGeom>
                        <a:ln>
                          <a:solidFill>
                            <a:srgbClr val="008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shape id="Conector recto de flecha 131" o:spid="_x0000_s1026" type="#_x0000_t32" style="position:absolute;margin-left:1in;margin-top:5.75pt;width:45pt;height:0;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" strokecolor="green" strokeweight="2pt">
                <v:stroke endarrow="open"/>
                <v:shadow on="t" opacity="24903f" mv:blur="40000f" origin=",.5" offset="0,20000emu"/>
              </v:shape>
            </w:pict>
          </mc:Fallback>
        </mc:AlternateContent>
      </w:r>
    </w:p>
    <w:p w14:paraId="6A5DD8F3" w14:textId="77777777" w:rsidR="00B96627" w:rsidRDefault="00B96627" w:rsidP="00B96627">
      <w:pPr>
        <w:jc w:val="both"/>
      </w:pPr>
    </w:p>
    <w:p w14:paraId="2D58D97D" w14:textId="77777777" w:rsidR="00B96627" w:rsidRDefault="00B96627" w:rsidP="00B96627">
      <w:pPr>
        <w:jc w:val="both"/>
      </w:pPr>
      <w:r>
        <w:rPr>
          <w:noProof/>
          <w:lang w:val="de-DE" w:eastAsia="de-DE"/>
        </w:rPr>
        <mc:AlternateContent>
          <mc:Choice Requires="wps">
            <w:drawing>
              <wp:anchor distT="0" distB="0" distL="114300" distR="114300" simplePos="0" relativeHeight="251714560" behindDoc="0" locked="0" layoutInCell="1" allowOverlap="1" wp14:anchorId="15FFB9CD" wp14:editId="0E87A692">
                <wp:simplePos x="0" y="0"/>
                <wp:positionH relativeFrom="column">
                  <wp:posOffset>2171700</wp:posOffset>
                </wp:positionH>
                <wp:positionV relativeFrom="paragraph">
                  <wp:posOffset>142240</wp:posOffset>
                </wp:positionV>
                <wp:extent cx="800100" cy="0"/>
                <wp:effectExtent l="0" t="101600" r="38100" b="177800"/>
                <wp:wrapNone/>
                <wp:docPr id="128" name="Conector recto de flecha 128"/>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 id="Conector recto de flecha 128" o:spid="_x0000_s1026" type="#_x0000_t32" style="position:absolute;margin-left:171pt;margin-top:11.2pt;width:63pt;height:0;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" strokecolor="#4f81bd [3204]" strokeweight="2pt">
                <v:stroke endarrow="open"/>
                <v:shadow on="t" opacity="24903f" mv:blur="40000f" origin=",.5" offset="0,20000emu"/>
              </v:shape>
            </w:pict>
          </mc:Fallback>
        </mc:AlternateContent>
      </w:r>
    </w:p>
    <w:p w14:paraId="449C69E0" w14:textId="77777777" w:rsidR="00B96627" w:rsidRDefault="00B96627" w:rsidP="00B96627">
      <w:pPr>
        <w:jc w:val="both"/>
      </w:pPr>
      <w:r>
        <w:rPr>
          <w:noProof/>
          <w:lang w:val="de-DE" w:eastAsia="de-DE"/>
        </w:rPr>
        <mc:AlternateContent>
          <mc:Choice Requires="wps">
            <w:drawing>
              <wp:anchor distT="0" distB="0" distL="114300" distR="114300" simplePos="0" relativeHeight="251715584" behindDoc="0" locked="0" layoutInCell="1" allowOverlap="1" wp14:anchorId="050DF241" wp14:editId="03135878">
                <wp:simplePos x="0" y="0"/>
                <wp:positionH relativeFrom="column">
                  <wp:posOffset>2171700</wp:posOffset>
                </wp:positionH>
                <wp:positionV relativeFrom="paragraph">
                  <wp:posOffset>77470</wp:posOffset>
                </wp:positionV>
                <wp:extent cx="800100" cy="0"/>
                <wp:effectExtent l="76200" t="101600" r="0" b="177800"/>
                <wp:wrapNone/>
                <wp:docPr id="129" name="Conector recto de flecha 129"/>
                <wp:cNvGraphicFramePr/>
                <a:graphic xmlns:a="http://schemas.openxmlformats.org/drawingml/2006/main">
                  <a:graphicData uri="http://schemas.microsoft.com/office/word/2010/wordprocessingShape">
                    <wps:wsp>
                      <wps:cNvCnPr/>
                      <wps:spPr>
                        <a:xfrm flipH="1">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Conector recto de flecha 129" o:spid="_x0000_s1026" type="#_x0000_t32" style="position:absolute;margin-left:171pt;margin-top:6.1pt;width:63pt;height:0;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" strokecolor="#4f81bd [3204]" strokeweight="2pt">
                <v:stroke endarrow="open"/>
                <v:shadow on="t" opacity="24903f" mv:blur="40000f" origin=",.5" offset="0,20000emu"/>
              </v:shape>
            </w:pict>
          </mc:Fallback>
        </mc:AlternateContent>
      </w:r>
    </w:p>
    <w:p w14:paraId="23DA4CE0" w14:textId="3568522E" w:rsidR="00B96627" w:rsidRDefault="00B96627" w:rsidP="0004756C">
      <w:pPr>
        <w:jc w:val="both"/>
      </w:pPr>
      <w:r>
        <w:rPr>
          <w:noProof/>
          <w:lang w:val="de-DE" w:eastAsia="de-DE"/>
        </w:rPr>
        <mc:AlternateContent>
          <mc:Choice Requires="wps">
            <w:drawing>
              <wp:anchor distT="0" distB="0" distL="114300" distR="114300" simplePos="0" relativeHeight="251723776" behindDoc="0" locked="0" layoutInCell="1" allowOverlap="1" wp14:anchorId="433FFC60" wp14:editId="1C9E43E6">
                <wp:simplePos x="0" y="0"/>
                <wp:positionH relativeFrom="column">
                  <wp:posOffset>2514600</wp:posOffset>
                </wp:positionH>
                <wp:positionV relativeFrom="paragraph">
                  <wp:posOffset>29210</wp:posOffset>
                </wp:positionV>
                <wp:extent cx="0" cy="571500"/>
                <wp:effectExtent l="127000" t="50800" r="101600" b="88900"/>
                <wp:wrapNone/>
                <wp:docPr id="132" name="Conector recto de flecha 132"/>
                <wp:cNvGraphicFramePr/>
                <a:graphic xmlns:a="http://schemas.openxmlformats.org/drawingml/2006/main">
                  <a:graphicData uri="http://schemas.microsoft.com/office/word/2010/wordprocessingShape">
                    <wps:wsp>
                      <wps:cNvCnPr/>
                      <wps:spPr>
                        <a:xfrm flipV="1">
                          <a:off x="0" y="0"/>
                          <a:ext cx="0" cy="571500"/>
                        </a:xfrm>
                        <a:prstGeom prst="straightConnector1">
                          <a:avLst/>
                        </a:prstGeom>
                        <a:ln>
                          <a:solidFill>
                            <a:srgbClr val="008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Conector recto de flecha 132" o:spid="_x0000_s1026" type="#_x0000_t32" style="position:absolute;margin-left:198pt;margin-top:2.3pt;width:0;height:45pt;flip:y;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" strokecolor="green" strokeweight="2pt">
                <v:stroke endarrow="open"/>
                <v:shadow on="t" opacity="24903f" mv:blur="40000f" origin=",.5" offset="0,20000emu"/>
              </v:shape>
            </w:pict>
          </mc:Fallback>
        </mc:AlternateContent>
      </w:r>
    </w:p>
    <w:p w14:paraId="23951D9D" w14:textId="77777777" w:rsidR="00806569" w:rsidRDefault="00806569" w:rsidP="0004756C">
      <w:pPr>
        <w:jc w:val="both"/>
      </w:pPr>
    </w:p>
    <w:p w14:paraId="2A9DC2B0" w14:textId="77777777" w:rsidR="00806569" w:rsidRDefault="00806569" w:rsidP="0004756C">
      <w:pPr>
        <w:jc w:val="both"/>
      </w:pPr>
    </w:p>
    <w:p w14:paraId="786431A3" w14:textId="77777777" w:rsidR="00B96627" w:rsidRDefault="00B96627" w:rsidP="0004756C">
      <w:pPr>
        <w:jc w:val="both"/>
      </w:pPr>
    </w:p>
    <w:p w14:paraId="36D137A5" w14:textId="578B45E4" w:rsidR="00B96627" w:rsidRPr="006B6BDC" w:rsidRDefault="006B6BDC" w:rsidP="0004756C">
      <w:pPr>
        <w:jc w:val="both"/>
        <w:rPr>
          <w:sz w:val="20"/>
          <w:szCs w:val="20"/>
        </w:rPr>
      </w:pPr>
      <w:r>
        <w:rPr>
          <w:b/>
          <w:sz w:val="20"/>
          <w:szCs w:val="20"/>
        </w:rPr>
        <w:t xml:space="preserve">Abb. 11: B-Matrix. </w:t>
      </w:r>
      <w:r>
        <w:rPr>
          <w:sz w:val="20"/>
          <w:szCs w:val="20"/>
        </w:rPr>
        <w:t>In der Abbildung wird die Veränderung</w:t>
      </w:r>
      <w:ins w:id="25" w:author="Roman" w:date="2019-11-09T10:15:00Z">
        <w:r w:rsidR="008F4237">
          <w:rPr>
            <w:sz w:val="20"/>
            <w:szCs w:val="20"/>
          </w:rPr>
          <w:t xml:space="preserve"> der Verbindungen</w:t>
        </w:r>
      </w:ins>
      <w:r>
        <w:rPr>
          <w:sz w:val="20"/>
          <w:szCs w:val="20"/>
        </w:rPr>
        <w:t xml:space="preserve"> durch die Präsentation von Gesichtern </w:t>
      </w:r>
      <w:del w:id="26" w:author="Roman" w:date="2019-11-09T10:15:00Z">
        <w:r w:rsidDel="008F4237">
          <w:rPr>
            <w:sz w:val="20"/>
            <w:szCs w:val="20"/>
          </w:rPr>
          <w:delText>auf den jeweiligen Verbindungen als</w:delText>
        </w:r>
      </w:del>
      <w:ins w:id="27" w:author="Roman" w:date="2019-11-09T10:15:00Z">
        <w:r w:rsidR="008F4237">
          <w:rPr>
            <w:sz w:val="20"/>
            <w:szCs w:val="20"/>
          </w:rPr>
          <w:t>durch</w:t>
        </w:r>
      </w:ins>
      <w:r>
        <w:rPr>
          <w:sz w:val="20"/>
          <w:szCs w:val="20"/>
        </w:rPr>
        <w:t xml:space="preserve"> grüne Pfeile dargestellt. Der Effekt kann sowohl hemmend</w:t>
      </w:r>
      <w:r w:rsidR="006F2CB3">
        <w:rPr>
          <w:sz w:val="20"/>
          <w:szCs w:val="20"/>
        </w:rPr>
        <w:t xml:space="preserve">, wie auch exzitatorisch sein und auf jede einzelne Verbindung </w:t>
      </w:r>
      <w:commentRangeStart w:id="28"/>
      <w:r w:rsidR="006F2CB3">
        <w:rPr>
          <w:sz w:val="20"/>
          <w:szCs w:val="20"/>
        </w:rPr>
        <w:t>wirken</w:t>
      </w:r>
      <w:commentRangeEnd w:id="28"/>
      <w:r w:rsidR="008F4237">
        <w:rPr>
          <w:rStyle w:val="Kommentarzeichen"/>
        </w:rPr>
        <w:commentReference w:id="28"/>
      </w:r>
      <w:r w:rsidR="006F2CB3">
        <w:rPr>
          <w:sz w:val="20"/>
          <w:szCs w:val="20"/>
        </w:rPr>
        <w:t>.</w:t>
      </w:r>
    </w:p>
    <w:p w14:paraId="1350917B" w14:textId="77777777" w:rsidR="00B96627" w:rsidRDefault="00B96627" w:rsidP="0004756C">
      <w:pPr>
        <w:jc w:val="both"/>
      </w:pPr>
    </w:p>
    <w:p w14:paraId="14E9DBAD" w14:textId="77777777" w:rsidR="00B96627" w:rsidRDefault="00B96627" w:rsidP="0004756C">
      <w:pPr>
        <w:jc w:val="both"/>
      </w:pPr>
    </w:p>
    <w:p w14:paraId="1E342518" w14:textId="6F9E9252" w:rsidR="0004756C" w:rsidRPr="001F605C" w:rsidRDefault="0004756C" w:rsidP="0004756C">
      <w:pPr>
        <w:jc w:val="both"/>
      </w:pPr>
      <w:commentRangeStart w:id="29"/>
      <w:r>
        <w:t>Diese Modelle lie</w:t>
      </w:r>
      <w:r w:rsidRPr="00545C4D">
        <w:rPr>
          <w:bCs/>
        </w:rPr>
        <w:t>ß</w:t>
      </w:r>
      <w:r>
        <w:t>en wir dann vom Algorithmus schätzen, der dessen Signifikanz prüfte.</w:t>
      </w:r>
      <w:commentRangeEnd w:id="29"/>
      <w:r w:rsidR="009F21D1">
        <w:rPr>
          <w:rStyle w:val="Kommentarzeichen"/>
        </w:rPr>
        <w:commentReference w:id="29"/>
      </w:r>
    </w:p>
    <w:p w14:paraId="37751E91" w14:textId="5DF17CE0" w:rsidR="00062855" w:rsidRPr="00F3039D" w:rsidRDefault="00062855" w:rsidP="005659DC">
      <w:pPr>
        <w:jc w:val="both"/>
      </w:pPr>
    </w:p>
    <w:p w14:paraId="27358733" w14:textId="77777777" w:rsidR="002F426D" w:rsidRDefault="002F426D" w:rsidP="005659DC">
      <w:pPr>
        <w:jc w:val="both"/>
        <w:rPr>
          <w:i/>
          <w:u w:val="single"/>
        </w:rPr>
      </w:pPr>
    </w:p>
    <w:p w14:paraId="10F9DC12" w14:textId="6878E7A2" w:rsidR="005C0DDC" w:rsidRPr="0004756C" w:rsidRDefault="002F426D" w:rsidP="005659DC">
      <w:pPr>
        <w:jc w:val="both"/>
        <w:rPr>
          <w:i/>
          <w:u w:val="single"/>
        </w:rPr>
      </w:pPr>
      <w:r>
        <w:rPr>
          <w:i/>
        </w:rPr>
        <w:t xml:space="preserve">2.6.3.4 </w:t>
      </w:r>
      <w:r w:rsidR="004F1559">
        <w:rPr>
          <w:i/>
          <w:u w:val="single"/>
        </w:rPr>
        <w:t>DCM-Gruppenanalyse</w:t>
      </w:r>
    </w:p>
    <w:p w14:paraId="5E42D5A3" w14:textId="509F7FF5" w:rsidR="00DB3FE4" w:rsidRPr="0039737C" w:rsidRDefault="005B3C4F" w:rsidP="005659DC">
      <w:pPr>
        <w:jc w:val="both"/>
        <w:rPr>
          <w:lang w:val="es-ES"/>
        </w:rPr>
      </w:pPr>
      <w:r>
        <w:rPr>
          <w:lang w:val="es-ES"/>
        </w:rPr>
        <w:t>Nach der individuellen DCM-Analyse führten wir eine Analyse auf Gruppenebene</w:t>
      </w:r>
      <w:ins w:id="30" w:author="Roman" w:date="2019-11-09T10:20:00Z">
        <w:r w:rsidR="009F21D1">
          <w:rPr>
            <w:lang w:val="es-ES"/>
          </w:rPr>
          <w:t xml:space="preserve"> durch</w:t>
        </w:r>
      </w:ins>
      <w:r>
        <w:rPr>
          <w:lang w:val="es-ES"/>
        </w:rPr>
        <w:t>.</w:t>
      </w:r>
      <w:r w:rsidR="00A5413B">
        <w:rPr>
          <w:lang w:val="es-ES"/>
        </w:rPr>
        <w:t xml:space="preserve"> </w:t>
      </w:r>
      <w:r w:rsidR="0039737C">
        <w:rPr>
          <w:lang w:val="es-ES"/>
        </w:rPr>
        <w:t xml:space="preserve">Dabei wird das </w:t>
      </w:r>
      <w:r w:rsidR="0039737C">
        <w:rPr>
          <w:i/>
          <w:lang w:val="es-ES"/>
        </w:rPr>
        <w:t xml:space="preserve">Parametric Empiricale Bayes (PEB) </w:t>
      </w:r>
      <w:r w:rsidR="0039737C">
        <w:rPr>
          <w:lang w:val="es-ES"/>
        </w:rPr>
        <w:t xml:space="preserve">benutzt </w:t>
      </w:r>
      <w:r w:rsidR="00BC1C1F">
        <w:rPr>
          <w:lang w:val="es-ES"/>
        </w:rPr>
        <w:fldChar w:fldCharType="begin" w:fldLock="1"/>
      </w:r>
      <w:r w:rsidR="00365C7B">
        <w:rPr>
          <w:lang w:val="es-ES"/>
        </w:rPr>
        <w:instrText>ADDIN CSL_CITATION {"citationItems":[{"id":"ITEM-1","itemData":{"DOI":"10.3389/fnsys.2015.00164","ISSN":"1662-5137","PMID":"26640432","abstract":"This technical note considers a simple but important methodological issue in estimating effective connectivity; namely, how do we integrate measurements from multiple subjects to infer functional brain architectures that are conserved over subjects. We offer a solution to this problem that rests on a generalization of random effects analyses to Bayesian inference about nonlinear models of electrophysiological time-series data. Specifically, we present an empirical Bayesian scheme for group or hierarchical models, in the setting of dynamic causal modeling (DCM). Recent developments in approximate Bayesian inference for hierarchical models enable the efficient estimation of group effects in DCM studies of multiple trials, sessions, or subjects. This approach estimates second (e.g., between-subject) level parameters based on posterior estimates from the first (e.g., within-subject) level. Here, we use empirical priors from the second level to iteratively optimize posterior densities over parameters at the first level. The motivation for this iterative application is to finesse the local minima problem inherent in the (first level) inversion of nonlinear and ill-posed models. Effectively, the empirical priors shrink the first level parameter estimates toward the global maximum, to provide more robust and efficient estimates of within (and between-subject) effects. This paper describes the inversion scheme using a worked example based upon simulated electrophysiological responses. In a subsequent paper, we will assess its robustness and reproducibility using an empirical example.","author":[{"dropping-particle":"","family":"Friston","given":"Karl","non-dropping-particle":"","parse-names":false,"suffix":""},{"dropping-particle":"","family":"Zeidman","given":"Peter","non-dropping-particle":"","parse-names":false,"suffix":""},{"dropping-particle":"","family":"Litvak","given":"Vladimir","non-dropping-particle":"","parse-names":false,"suffix":""}],"container-title":"Frontiers in systems neuroscience","id":"ITEM-1","issued":{"date-parts":[["2015"]]},"page":"164","publisher":"Frontiers Media SA","title":"Empirical Bayes for DCM: A Group Inversion Scheme.","type":"article-journal","volume":"9"},"uris":["http://www.mendeley.com/documents/?uuid=beeb5fd8-c9b6-3971-803d-c522748585bc"]}],"mendeley":{"formattedCitation":"(K. Friston, Zeidman, &amp; Litvak, 2015)","plainTextFormattedCitation":"(K. Friston, Zeidman, &amp; Litvak, 2015)","previouslyFormattedCitation":"(K. Friston, Zeidman, &amp; Litvak, 2015)"},"properties":{"noteIndex":0},"schema":"https://github.com/citation-style-language/schema/raw/master/csl-citation.json"}</w:instrText>
      </w:r>
      <w:r w:rsidR="00BC1C1F">
        <w:rPr>
          <w:lang w:val="es-ES"/>
        </w:rPr>
        <w:fldChar w:fldCharType="separate"/>
      </w:r>
      <w:r w:rsidR="00D86E34">
        <w:rPr>
          <w:noProof/>
          <w:lang w:val="es-ES"/>
        </w:rPr>
        <w:t>(</w:t>
      </w:r>
      <w:r w:rsidR="00306751" w:rsidRPr="00306751">
        <w:rPr>
          <w:noProof/>
          <w:lang w:val="es-ES"/>
        </w:rPr>
        <w:t>Friston, Zeidman, &amp; Litvak, 2015)</w:t>
      </w:r>
      <w:r w:rsidR="00BC1C1F">
        <w:rPr>
          <w:lang w:val="es-ES"/>
        </w:rPr>
        <w:fldChar w:fldCharType="end"/>
      </w:r>
      <w:r w:rsidR="00BC1C1F">
        <w:rPr>
          <w:lang w:val="es-ES"/>
        </w:rPr>
        <w:t>. In dieser Form können wir die Unterschiede zwischen Probanden besser untersuchen.</w:t>
      </w:r>
      <w:ins w:id="31" w:author="Roman" w:date="2019-11-09T10:21:00Z">
        <w:r w:rsidR="009F21D1">
          <w:rPr>
            <w:lang w:val="es-ES"/>
          </w:rPr>
          <w:t xml:space="preserve"> PEB untersucht die geschätzten Verbindungen auf </w:t>
        </w:r>
      </w:ins>
      <w:ins w:id="32" w:author="Roman" w:date="2019-11-09T10:25:00Z">
        <w:r w:rsidR="009F21D1">
          <w:rPr>
            <w:lang w:val="es-ES"/>
          </w:rPr>
          <w:t xml:space="preserve">Gemeinsamkeiten und </w:t>
        </w:r>
      </w:ins>
      <w:ins w:id="33" w:author="Roman" w:date="2019-11-09T10:21:00Z">
        <w:r w:rsidR="009F21D1">
          <w:rPr>
            <w:lang w:val="es-ES"/>
          </w:rPr>
          <w:t>systematische</w:t>
        </w:r>
      </w:ins>
      <w:ins w:id="34" w:author="Roman" w:date="2019-11-09T10:25:00Z">
        <w:r w:rsidR="009F21D1">
          <w:rPr>
            <w:lang w:val="es-ES"/>
          </w:rPr>
          <w:t xml:space="preserve"> </w:t>
        </w:r>
      </w:ins>
      <w:ins w:id="35" w:author="Roman" w:date="2019-11-09T10:21:00Z">
        <w:r w:rsidR="009F21D1">
          <w:rPr>
            <w:lang w:val="es-ES"/>
          </w:rPr>
          <w:t>Unterschiede innerhalb der Gruppe</w:t>
        </w:r>
      </w:ins>
      <w:ins w:id="36" w:author="Roman" w:date="2019-11-09T10:25:00Z">
        <w:r w:rsidR="009F21D1">
          <w:rPr>
            <w:lang w:val="es-ES"/>
          </w:rPr>
          <w:t xml:space="preserve">. Zum Einen liefert es uns </w:t>
        </w:r>
      </w:ins>
      <w:ins w:id="37" w:author="Roman" w:date="2019-11-09T10:26:00Z">
        <w:r w:rsidR="009F21D1">
          <w:rPr>
            <w:lang w:val="es-ES"/>
          </w:rPr>
          <w:t xml:space="preserve">Verbindungswerte für die Gruppe (z.B. wie die Gesichterverarbeitung eine bestimmte Verbindung über die Gruppe moduliert), andererseits auch unterscheide </w:t>
        </w:r>
      </w:ins>
      <w:ins w:id="38" w:author="Roman" w:date="2019-11-09T10:27:00Z">
        <w:r w:rsidR="00753C00">
          <w:rPr>
            <w:lang w:val="es-ES"/>
          </w:rPr>
          <w:t xml:space="preserve">dieser Verbindungen </w:t>
        </w:r>
      </w:ins>
      <w:ins w:id="39" w:author="Roman" w:date="2019-11-09T10:26:00Z">
        <w:r w:rsidR="009F21D1">
          <w:rPr>
            <w:lang w:val="es-ES"/>
          </w:rPr>
          <w:t>innerhalb der Gruppe</w:t>
        </w:r>
      </w:ins>
      <w:ins w:id="40" w:author="Roman" w:date="2019-11-09T10:21:00Z">
        <w:r w:rsidR="009F21D1">
          <w:rPr>
            <w:lang w:val="es-ES"/>
          </w:rPr>
          <w:t xml:space="preserve"> abhängig von eine</w:t>
        </w:r>
      </w:ins>
      <w:ins w:id="41" w:author="Roman" w:date="2019-11-09T10:27:00Z">
        <w:r w:rsidR="00753C00">
          <w:rPr>
            <w:lang w:val="es-ES"/>
          </w:rPr>
          <w:t>m</w:t>
        </w:r>
      </w:ins>
      <w:ins w:id="42" w:author="Roman" w:date="2019-11-09T10:21:00Z">
        <w:r w:rsidR="009F21D1">
          <w:rPr>
            <w:lang w:val="es-ES"/>
          </w:rPr>
          <w:t xml:space="preserve"> </w:t>
        </w:r>
      </w:ins>
      <w:ins w:id="43" w:author="Roman" w:date="2019-11-09T10:27:00Z">
        <w:r w:rsidR="00753C00">
          <w:rPr>
            <w:lang w:val="es-ES"/>
          </w:rPr>
          <w:t>Faktor</w:t>
        </w:r>
      </w:ins>
      <w:ins w:id="44" w:author="Roman" w:date="2019-11-09T10:23:00Z">
        <w:r w:rsidR="009F21D1">
          <w:rPr>
            <w:lang w:val="es-ES"/>
          </w:rPr>
          <w:t xml:space="preserve">, wie z.B. dem </w:t>
        </w:r>
        <w:commentRangeStart w:id="45"/>
        <w:r w:rsidR="009F21D1">
          <w:rPr>
            <w:lang w:val="es-ES"/>
          </w:rPr>
          <w:t>Prosopagnosie-Score</w:t>
        </w:r>
        <w:commentRangeEnd w:id="45"/>
        <w:r w:rsidR="009F21D1">
          <w:rPr>
            <w:rStyle w:val="Kommentarzeichen"/>
          </w:rPr>
          <w:commentReference w:id="45"/>
        </w:r>
        <w:r w:rsidR="009F21D1">
          <w:rPr>
            <w:lang w:val="es-ES"/>
          </w:rPr>
          <w:t xml:space="preserve">. </w:t>
        </w:r>
      </w:ins>
    </w:p>
    <w:p w14:paraId="75405D39" w14:textId="77777777" w:rsidR="00721000" w:rsidRDefault="00721000" w:rsidP="005659DC">
      <w:pPr>
        <w:jc w:val="both"/>
        <w:rPr>
          <w:lang w:val="es-ES"/>
        </w:rPr>
      </w:pPr>
    </w:p>
    <w:p w14:paraId="72FC7D2A" w14:textId="77777777" w:rsidR="00EA49A5" w:rsidRDefault="00EA49A5" w:rsidP="005659DC">
      <w:pPr>
        <w:jc w:val="both"/>
        <w:rPr>
          <w:lang w:val="es-ES"/>
        </w:rPr>
      </w:pPr>
    </w:p>
    <w:p w14:paraId="43E83AB6" w14:textId="015B17E8" w:rsidR="00EA49A5" w:rsidRDefault="00EA49A5" w:rsidP="005659DC">
      <w:pPr>
        <w:jc w:val="both"/>
        <w:rPr>
          <w:i/>
          <w:sz w:val="28"/>
          <w:szCs w:val="28"/>
          <w:u w:val="single"/>
          <w:lang w:val="es-ES"/>
        </w:rPr>
      </w:pPr>
      <w:r>
        <w:rPr>
          <w:i/>
          <w:sz w:val="28"/>
          <w:szCs w:val="28"/>
          <w:lang w:val="es-ES"/>
        </w:rPr>
        <w:t xml:space="preserve">2.7 </w:t>
      </w:r>
      <w:r>
        <w:rPr>
          <w:i/>
          <w:sz w:val="28"/>
          <w:szCs w:val="28"/>
          <w:u w:val="single"/>
          <w:lang w:val="es-ES"/>
        </w:rPr>
        <w:t>Hypothesentestung</w:t>
      </w:r>
    </w:p>
    <w:p w14:paraId="3F2126B8" w14:textId="2AEA1E86" w:rsidR="00EA49A5" w:rsidRDefault="003D7931" w:rsidP="005659DC">
      <w:pPr>
        <w:jc w:val="both"/>
        <w:rPr>
          <w:lang w:val="es-ES"/>
        </w:rPr>
      </w:pPr>
      <w:r>
        <w:rPr>
          <w:lang w:val="es-ES"/>
        </w:rPr>
        <w:lastRenderedPageBreak/>
        <w:t>Um unsere Hypothese zu testen</w:t>
      </w:r>
      <w:r w:rsidR="000B15BA">
        <w:rPr>
          <w:lang w:val="es-ES"/>
        </w:rPr>
        <w:t>,</w:t>
      </w:r>
      <w:r>
        <w:rPr>
          <w:lang w:val="es-ES"/>
        </w:rPr>
        <w:t xml:space="preserve"> haben die Probanden</w:t>
      </w:r>
      <w:r w:rsidR="003E3E81">
        <w:rPr>
          <w:lang w:val="es-ES"/>
        </w:rPr>
        <w:t xml:space="preserve"> als erstes</w:t>
      </w:r>
      <w:r>
        <w:rPr>
          <w:lang w:val="es-ES"/>
        </w:rPr>
        <w:t xml:space="preserve"> das Cambridge Face Memory Test</w:t>
      </w:r>
      <w:r w:rsidR="003E3E81">
        <w:rPr>
          <w:lang w:val="es-ES"/>
        </w:rPr>
        <w:t xml:space="preserve"> durchgeführt</w:t>
      </w:r>
      <w:r>
        <w:rPr>
          <w:lang w:val="es-ES"/>
        </w:rPr>
        <w:t>, sodass ein</w:t>
      </w:r>
      <w:r w:rsidR="003E3E81">
        <w:rPr>
          <w:lang w:val="es-ES"/>
        </w:rPr>
        <w:t xml:space="preserve"> individueller</w:t>
      </w:r>
      <w:r>
        <w:rPr>
          <w:lang w:val="es-ES"/>
        </w:rPr>
        <w:t xml:space="preserve"> Wert</w:t>
      </w:r>
      <w:r w:rsidR="003E3E81">
        <w:rPr>
          <w:lang w:val="es-ES"/>
        </w:rPr>
        <w:t xml:space="preserve"> zur Geischterwiedererkennungsfähigkeit für jeden Probanden</w:t>
      </w:r>
      <w:r>
        <w:rPr>
          <w:lang w:val="es-ES"/>
        </w:rPr>
        <w:t xml:space="preserve"> </w:t>
      </w:r>
      <w:r w:rsidR="003E3E81">
        <w:rPr>
          <w:lang w:val="es-ES"/>
        </w:rPr>
        <w:t xml:space="preserve">vorhanden war. </w:t>
      </w:r>
    </w:p>
    <w:p w14:paraId="32BF9B36" w14:textId="3C5B3BE1" w:rsidR="00BC404D" w:rsidRDefault="003E3E81" w:rsidP="005659DC">
      <w:pPr>
        <w:jc w:val="both"/>
        <w:rPr>
          <w:lang w:val="es-ES"/>
        </w:rPr>
      </w:pPr>
      <w:r>
        <w:rPr>
          <w:lang w:val="es-ES"/>
        </w:rPr>
        <w:t>Dann wurde die Hirnaktivierung in den Bildgebungsergebnissen</w:t>
      </w:r>
      <w:r w:rsidR="006311CC">
        <w:rPr>
          <w:lang w:val="es-ES"/>
        </w:rPr>
        <w:t xml:space="preserve"> für jeden einzelnen Probanden (first level Analyse) und auf Gruppenebene (second level Analyse)</w:t>
      </w:r>
      <w:r w:rsidR="00BC404D">
        <w:rPr>
          <w:lang w:val="es-ES"/>
        </w:rPr>
        <w:t xml:space="preserve"> untersucht</w:t>
      </w:r>
      <w:r>
        <w:rPr>
          <w:lang w:val="es-ES"/>
        </w:rPr>
        <w:t>.</w:t>
      </w:r>
      <w:r w:rsidR="00035580">
        <w:rPr>
          <w:lang w:val="es-ES"/>
        </w:rPr>
        <w:t xml:space="preserve"> Daraufhin wurde ein f-Test durchgeführt um die Aktivierungsunterschiede im Hinblick auf Gesichterwiedererkennungsfähigkeiten in allen ROIs, in der OFA und Amygdala zu </w:t>
      </w:r>
      <w:r w:rsidR="002C698E">
        <w:rPr>
          <w:lang w:val="es-ES"/>
        </w:rPr>
        <w:t>betrachten.</w:t>
      </w:r>
    </w:p>
    <w:p w14:paraId="70243489" w14:textId="0134509C" w:rsidR="003E3E81" w:rsidRPr="003D7931" w:rsidRDefault="003E3E81" w:rsidP="005659DC">
      <w:pPr>
        <w:jc w:val="both"/>
        <w:rPr>
          <w:lang w:val="es-ES"/>
        </w:rPr>
      </w:pPr>
      <w:r>
        <w:rPr>
          <w:lang w:val="es-ES"/>
        </w:rPr>
        <w:t>Anschlie</w:t>
      </w:r>
      <w:r w:rsidRPr="003E3E81">
        <w:t>ß</w:t>
      </w:r>
      <w:r>
        <w:t>end wurde die DCM-Analyse durchgeführt, wo wir im ersten Schritt den Effekt von Gesichtern auf unseren Modell untersuchten und im zweiten Schritt den Effekt einer schlechten Gesichterwiedererkennungsfähigkeit auf den Interaktionen zwischen den Regionen darstellte</w:t>
      </w:r>
      <w:bookmarkStart w:id="46" w:name="_GoBack"/>
      <w:bookmarkEnd w:id="46"/>
      <w:r>
        <w:t>n.</w:t>
      </w:r>
    </w:p>
    <w:p w14:paraId="75D72912" w14:textId="77777777" w:rsidR="00EA49A5" w:rsidRDefault="00EA49A5" w:rsidP="005659DC">
      <w:pPr>
        <w:jc w:val="both"/>
        <w:rPr>
          <w:i/>
          <w:sz w:val="28"/>
          <w:szCs w:val="28"/>
          <w:u w:val="single"/>
          <w:lang w:val="es-ES"/>
        </w:rPr>
      </w:pPr>
    </w:p>
    <w:p w14:paraId="2F1EDFDB" w14:textId="77777777" w:rsidR="00EA49A5" w:rsidRDefault="00EA49A5" w:rsidP="005659DC">
      <w:pPr>
        <w:jc w:val="both"/>
        <w:rPr>
          <w:i/>
          <w:sz w:val="28"/>
          <w:szCs w:val="28"/>
          <w:u w:val="single"/>
          <w:lang w:val="es-ES"/>
        </w:rPr>
      </w:pPr>
    </w:p>
    <w:p w14:paraId="4E7EA58E" w14:textId="77777777" w:rsidR="00EA49A5" w:rsidRDefault="00EA49A5" w:rsidP="005659DC">
      <w:pPr>
        <w:jc w:val="both"/>
        <w:rPr>
          <w:i/>
          <w:sz w:val="28"/>
          <w:szCs w:val="28"/>
          <w:u w:val="single"/>
          <w:lang w:val="es-ES"/>
        </w:rPr>
      </w:pPr>
    </w:p>
    <w:p w14:paraId="5A4F9BA3" w14:textId="7AF8FC40" w:rsidR="00EA49A5" w:rsidRDefault="00EA49A5" w:rsidP="00EA49A5">
      <w:pPr>
        <w:pStyle w:val="Listenabsatz"/>
        <w:numPr>
          <w:ilvl w:val="0"/>
          <w:numId w:val="6"/>
        </w:numPr>
        <w:ind w:left="284" w:hanging="284"/>
        <w:jc w:val="both"/>
        <w:rPr>
          <w:b/>
          <w:sz w:val="28"/>
          <w:szCs w:val="28"/>
          <w:lang w:val="es-ES"/>
        </w:rPr>
      </w:pPr>
      <w:r>
        <w:rPr>
          <w:b/>
          <w:sz w:val="28"/>
          <w:szCs w:val="28"/>
          <w:lang w:val="es-ES"/>
        </w:rPr>
        <w:t xml:space="preserve">  </w:t>
      </w:r>
      <w:r w:rsidRPr="00EA49A5">
        <w:rPr>
          <w:b/>
          <w:sz w:val="28"/>
          <w:szCs w:val="28"/>
          <w:lang w:val="es-ES"/>
        </w:rPr>
        <w:t>Ergebnisse</w:t>
      </w:r>
    </w:p>
    <w:p w14:paraId="3CF22913" w14:textId="77777777" w:rsidR="00EA49A5" w:rsidRDefault="00EA49A5" w:rsidP="00EA49A5">
      <w:pPr>
        <w:pStyle w:val="Listenabsatz"/>
        <w:ind w:left="284"/>
        <w:jc w:val="both"/>
        <w:rPr>
          <w:b/>
          <w:sz w:val="28"/>
          <w:szCs w:val="28"/>
          <w:lang w:val="es-ES"/>
        </w:rPr>
      </w:pPr>
    </w:p>
    <w:p w14:paraId="311E8144" w14:textId="23113586" w:rsidR="00EA49A5" w:rsidRPr="00EA49A5" w:rsidRDefault="00EA49A5" w:rsidP="00EA49A5">
      <w:pPr>
        <w:jc w:val="both"/>
        <w:rPr>
          <w:i/>
          <w:sz w:val="28"/>
          <w:szCs w:val="28"/>
          <w:u w:val="single"/>
          <w:lang w:val="es-ES"/>
        </w:rPr>
      </w:pPr>
      <w:r>
        <w:rPr>
          <w:i/>
          <w:sz w:val="28"/>
          <w:szCs w:val="28"/>
          <w:lang w:val="es-ES"/>
        </w:rPr>
        <w:t xml:space="preserve">3.1 </w:t>
      </w:r>
      <w:r w:rsidR="00E11365">
        <w:rPr>
          <w:i/>
          <w:sz w:val="28"/>
          <w:szCs w:val="28"/>
          <w:u w:val="single"/>
          <w:lang w:val="es-ES"/>
        </w:rPr>
        <w:t>Cambridge Face Memory Test - Werte</w:t>
      </w:r>
    </w:p>
    <w:p w14:paraId="6BA21FFC" w14:textId="77777777" w:rsidR="00EA49A5" w:rsidRPr="002A7BC9" w:rsidRDefault="00EA49A5" w:rsidP="00EA49A5">
      <w:pPr>
        <w:pStyle w:val="Listenabsatz"/>
        <w:ind w:left="284"/>
        <w:jc w:val="both"/>
        <w:rPr>
          <w:lang w:val="es-ES"/>
        </w:rPr>
      </w:pPr>
    </w:p>
    <w:p w14:paraId="45B1F9DD" w14:textId="526F903A" w:rsidR="00EA49A5" w:rsidRPr="002A7BC9" w:rsidRDefault="002A7BC9" w:rsidP="00EA49A5">
      <w:pPr>
        <w:pStyle w:val="Listenabsatz"/>
        <w:ind w:left="284"/>
        <w:jc w:val="both"/>
        <w:rPr>
          <w:lang w:val="es-ES"/>
        </w:rPr>
      </w:pPr>
      <w:r>
        <w:rPr>
          <w:lang w:val="es-ES"/>
        </w:rPr>
        <w:t>Anhand</w:t>
      </w:r>
      <w:r w:rsidR="001C2699">
        <w:rPr>
          <w:lang w:val="es-ES"/>
        </w:rPr>
        <w:t xml:space="preserve"> des Cambridge Face Memory Tests (CFMT)</w:t>
      </w:r>
      <w:r>
        <w:rPr>
          <w:lang w:val="es-ES"/>
        </w:rPr>
        <w:t xml:space="preserve"> erhielten wir ein</w:t>
      </w:r>
      <w:r w:rsidR="001C2699">
        <w:rPr>
          <w:lang w:val="es-ES"/>
        </w:rPr>
        <w:t>en</w:t>
      </w:r>
      <w:r>
        <w:rPr>
          <w:lang w:val="es-ES"/>
        </w:rPr>
        <w:t xml:space="preserve"> Prosopagnosiewert oder Wert zur Quantifizierung der Gesichterwiedererkennungsfähigkeit</w:t>
      </w:r>
      <w:r w:rsidR="001C2699">
        <w:rPr>
          <w:lang w:val="es-ES"/>
        </w:rPr>
        <w:t>. Acht der Probanden erziel</w:t>
      </w:r>
      <w:r w:rsidR="00E17CB7">
        <w:rPr>
          <w:lang w:val="es-ES"/>
        </w:rPr>
        <w:t>ten ein Ergebnis von unter 60% und zählen damit zu Menschen mit schlechter Gesichterwiedererkennungsfähigkeit (MsG).</w:t>
      </w:r>
    </w:p>
    <w:p w14:paraId="603D5A93" w14:textId="77777777" w:rsidR="003B1888" w:rsidRDefault="003B1888" w:rsidP="00EA49A5">
      <w:pPr>
        <w:pStyle w:val="Listenabsatz"/>
        <w:ind w:left="284"/>
        <w:jc w:val="both"/>
        <w:rPr>
          <w:b/>
          <w:sz w:val="28"/>
          <w:szCs w:val="28"/>
          <w:lang w:val="es-ES"/>
        </w:rPr>
      </w:pPr>
    </w:p>
    <w:p w14:paraId="2CC897E3" w14:textId="77777777" w:rsidR="003B1888" w:rsidRDefault="003B1888" w:rsidP="00EA49A5">
      <w:pPr>
        <w:pStyle w:val="Listenabsatz"/>
        <w:ind w:left="284"/>
        <w:jc w:val="both"/>
        <w:rPr>
          <w:b/>
          <w:sz w:val="28"/>
          <w:szCs w:val="28"/>
          <w:lang w:val="es-ES"/>
        </w:rPr>
      </w:pPr>
    </w:p>
    <w:p w14:paraId="42FF2D26" w14:textId="2CCD6F8E" w:rsidR="003B1888" w:rsidRDefault="003B1888" w:rsidP="00EA49A5">
      <w:pPr>
        <w:pStyle w:val="Listenabsatz"/>
        <w:ind w:left="284"/>
        <w:jc w:val="both"/>
        <w:rPr>
          <w:b/>
          <w:sz w:val="28"/>
          <w:szCs w:val="28"/>
          <w:lang w:val="es-ES"/>
        </w:rPr>
      </w:pPr>
      <w:r>
        <w:rPr>
          <w:b/>
          <w:sz w:val="28"/>
          <w:szCs w:val="28"/>
          <w:lang w:val="es-ES"/>
        </w:rPr>
        <w:t xml:space="preserve">          </w:t>
      </w:r>
      <w:r w:rsidRPr="003B1888">
        <w:rPr>
          <w:b/>
          <w:noProof/>
          <w:sz w:val="28"/>
          <w:szCs w:val="28"/>
          <w:lang w:val="de-DE" w:eastAsia="de-DE"/>
        </w:rPr>
        <w:drawing>
          <wp:inline distT="0" distB="0" distL="0" distR="0" wp14:anchorId="04B194F9" wp14:editId="79027F71">
            <wp:extent cx="4318635" cy="2296160"/>
            <wp:effectExtent l="0" t="0" r="24765" b="1524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971E0B3" w14:textId="67D245E2" w:rsidR="0062161D" w:rsidRPr="0062161D" w:rsidRDefault="00541C70" w:rsidP="00EA49A5">
      <w:pPr>
        <w:pStyle w:val="Listenabsatz"/>
        <w:ind w:left="284"/>
        <w:jc w:val="both"/>
        <w:rPr>
          <w:sz w:val="20"/>
          <w:szCs w:val="20"/>
          <w:lang w:val="es-ES"/>
        </w:rPr>
      </w:pPr>
      <w:r>
        <w:rPr>
          <w:b/>
          <w:sz w:val="20"/>
          <w:szCs w:val="20"/>
          <w:lang w:val="es-ES"/>
        </w:rPr>
        <w:t xml:space="preserve">              Abb. 9</w:t>
      </w:r>
      <w:r w:rsidR="001C2699">
        <w:rPr>
          <w:b/>
          <w:sz w:val="20"/>
          <w:szCs w:val="20"/>
          <w:lang w:val="es-ES"/>
        </w:rPr>
        <w:t>: Ergebnisse des CFMT</w:t>
      </w:r>
      <w:r w:rsidR="0062161D">
        <w:rPr>
          <w:b/>
          <w:sz w:val="20"/>
          <w:szCs w:val="20"/>
          <w:lang w:val="es-ES"/>
        </w:rPr>
        <w:t xml:space="preserve">: </w:t>
      </w:r>
      <w:r w:rsidR="0062161D" w:rsidRPr="0062161D">
        <w:rPr>
          <w:sz w:val="20"/>
          <w:szCs w:val="20"/>
          <w:lang w:val="es-ES"/>
        </w:rPr>
        <w:t>8 Probanden erzielten einen Wert unter 60% (rot).</w:t>
      </w:r>
    </w:p>
    <w:p w14:paraId="4ACD1022" w14:textId="61E4AE0C" w:rsidR="001C2699" w:rsidRDefault="0062161D" w:rsidP="00EA49A5">
      <w:pPr>
        <w:pStyle w:val="Listenabsatz"/>
        <w:ind w:left="284"/>
        <w:jc w:val="both"/>
        <w:rPr>
          <w:b/>
          <w:sz w:val="28"/>
          <w:szCs w:val="28"/>
          <w:lang w:val="es-ES"/>
        </w:rPr>
      </w:pPr>
      <w:r>
        <w:rPr>
          <w:b/>
          <w:sz w:val="20"/>
          <w:szCs w:val="20"/>
          <w:lang w:val="es-ES"/>
        </w:rPr>
        <w:t xml:space="preserve">              </w:t>
      </w:r>
      <w:r>
        <w:rPr>
          <w:sz w:val="20"/>
          <w:szCs w:val="20"/>
          <w:lang w:val="es-ES"/>
        </w:rPr>
        <w:t>Die restliche 41 Probanden (blau) liegen bei 60 bis 100%</w:t>
      </w:r>
      <w:r>
        <w:rPr>
          <w:b/>
          <w:sz w:val="28"/>
          <w:szCs w:val="28"/>
          <w:lang w:val="es-ES"/>
        </w:rPr>
        <w:t xml:space="preserve"> </w:t>
      </w:r>
      <w:r>
        <w:rPr>
          <w:sz w:val="20"/>
          <w:szCs w:val="20"/>
          <w:lang w:val="es-ES"/>
        </w:rPr>
        <w:t>und sind somit unauffällig.</w:t>
      </w:r>
      <w:r w:rsidR="003B1888">
        <w:rPr>
          <w:b/>
          <w:sz w:val="28"/>
          <w:szCs w:val="28"/>
          <w:lang w:val="es-ES"/>
        </w:rPr>
        <w:t xml:space="preserve">            </w:t>
      </w:r>
    </w:p>
    <w:p w14:paraId="2AC0FEB0" w14:textId="77777777" w:rsidR="001C2699" w:rsidRDefault="001C2699" w:rsidP="00EA49A5">
      <w:pPr>
        <w:pStyle w:val="Listenabsatz"/>
        <w:ind w:left="284"/>
        <w:jc w:val="both"/>
        <w:rPr>
          <w:b/>
          <w:sz w:val="28"/>
          <w:szCs w:val="28"/>
          <w:lang w:val="es-ES"/>
        </w:rPr>
      </w:pPr>
    </w:p>
    <w:p w14:paraId="48F7804D" w14:textId="77777777" w:rsidR="001C2699" w:rsidRDefault="001C2699" w:rsidP="00EA49A5">
      <w:pPr>
        <w:pStyle w:val="Listenabsatz"/>
        <w:ind w:left="284"/>
        <w:jc w:val="both"/>
        <w:rPr>
          <w:b/>
          <w:sz w:val="28"/>
          <w:szCs w:val="28"/>
          <w:lang w:val="es-ES"/>
        </w:rPr>
      </w:pPr>
    </w:p>
    <w:p w14:paraId="5273E923" w14:textId="37F0C4F7" w:rsidR="003B1888" w:rsidRDefault="003B1888" w:rsidP="00EA49A5">
      <w:pPr>
        <w:pStyle w:val="Listenabsatz"/>
        <w:ind w:left="284"/>
        <w:jc w:val="both"/>
        <w:rPr>
          <w:b/>
          <w:sz w:val="28"/>
          <w:szCs w:val="28"/>
          <w:lang w:val="es-ES"/>
        </w:rPr>
      </w:pPr>
      <w:r>
        <w:rPr>
          <w:b/>
          <w:sz w:val="28"/>
          <w:szCs w:val="28"/>
          <w:lang w:val="es-ES"/>
        </w:rPr>
        <w:t xml:space="preserve">   </w:t>
      </w:r>
    </w:p>
    <w:p w14:paraId="57CB5BBD" w14:textId="412AB72E" w:rsidR="00EA49A5" w:rsidRDefault="003B1888" w:rsidP="00EA49A5">
      <w:pPr>
        <w:pStyle w:val="Listenabsatz"/>
        <w:ind w:left="284"/>
        <w:jc w:val="both"/>
        <w:rPr>
          <w:b/>
          <w:sz w:val="28"/>
          <w:szCs w:val="28"/>
          <w:lang w:val="es-ES"/>
        </w:rPr>
      </w:pPr>
      <w:r>
        <w:rPr>
          <w:b/>
          <w:sz w:val="28"/>
          <w:szCs w:val="28"/>
          <w:lang w:val="es-ES"/>
        </w:rPr>
        <w:t xml:space="preserve">         </w:t>
      </w:r>
    </w:p>
    <w:tbl>
      <w:tblPr>
        <w:tblStyle w:val="Tabellenraster"/>
        <w:tblW w:w="0" w:type="auto"/>
        <w:tblInd w:w="108" w:type="dxa"/>
        <w:tblLook w:val="04A0" w:firstRow="1" w:lastRow="0" w:firstColumn="1" w:lastColumn="0" w:noHBand="0" w:noVBand="1"/>
      </w:tblPr>
      <w:tblGrid>
        <w:gridCol w:w="2434"/>
        <w:gridCol w:w="2512"/>
        <w:gridCol w:w="1220"/>
        <w:gridCol w:w="1220"/>
        <w:gridCol w:w="1220"/>
      </w:tblGrid>
      <w:tr w:rsidR="007A0C39" w14:paraId="43EAD56A" w14:textId="77777777" w:rsidTr="007A0C39">
        <w:tc>
          <w:tcPr>
            <w:tcW w:w="3275" w:type="dxa"/>
          </w:tcPr>
          <w:p w14:paraId="05C70326" w14:textId="3F14B059" w:rsidR="00F42DDD" w:rsidRPr="00F42DDD" w:rsidRDefault="00F42DDD" w:rsidP="00EA49A5">
            <w:pPr>
              <w:pStyle w:val="Listenabsatz"/>
              <w:ind w:left="0"/>
              <w:jc w:val="both"/>
              <w:rPr>
                <w:b/>
                <w:lang w:val="es-ES"/>
              </w:rPr>
            </w:pPr>
            <w:r>
              <w:rPr>
                <w:b/>
                <w:lang w:val="es-ES"/>
              </w:rPr>
              <w:t>Probanden</w:t>
            </w:r>
          </w:p>
        </w:tc>
        <w:tc>
          <w:tcPr>
            <w:tcW w:w="2148" w:type="dxa"/>
          </w:tcPr>
          <w:p w14:paraId="1F90E00A" w14:textId="77777777" w:rsidR="00F42DDD" w:rsidRDefault="00F42DDD" w:rsidP="00F42DDD">
            <w:pPr>
              <w:pStyle w:val="Listenabsatz"/>
              <w:ind w:left="0"/>
              <w:jc w:val="center"/>
              <w:rPr>
                <w:b/>
                <w:lang w:val="es-ES"/>
              </w:rPr>
            </w:pPr>
            <w:r>
              <w:rPr>
                <w:b/>
                <w:lang w:val="es-ES"/>
              </w:rPr>
              <w:t>N</w:t>
            </w:r>
          </w:p>
          <w:p w14:paraId="3ED073BD" w14:textId="75B4EE8F" w:rsidR="00F42DDD" w:rsidRPr="00F42DDD" w:rsidRDefault="00F42DDD" w:rsidP="00EA49A5">
            <w:pPr>
              <w:pStyle w:val="Listenabsatz"/>
              <w:ind w:left="0"/>
              <w:jc w:val="both"/>
              <w:rPr>
                <w:b/>
                <w:lang w:val="es-ES"/>
              </w:rPr>
            </w:pPr>
            <w:r>
              <w:rPr>
                <w:b/>
                <w:lang w:val="es-ES"/>
              </w:rPr>
              <w:t>(weiblich/männlich)</w:t>
            </w:r>
          </w:p>
        </w:tc>
        <w:tc>
          <w:tcPr>
            <w:tcW w:w="1061" w:type="dxa"/>
          </w:tcPr>
          <w:p w14:paraId="236B1DDF" w14:textId="77777777" w:rsidR="00F42DDD" w:rsidRDefault="00772350" w:rsidP="00EA49A5">
            <w:pPr>
              <w:pStyle w:val="Listenabsatz"/>
              <w:ind w:left="0"/>
              <w:jc w:val="both"/>
              <w:rPr>
                <w:b/>
                <w:lang w:val="es-ES"/>
              </w:rPr>
            </w:pPr>
            <w:r>
              <w:rPr>
                <w:b/>
                <w:lang w:val="es-ES"/>
              </w:rPr>
              <w:t xml:space="preserve">Mittleres </w:t>
            </w:r>
          </w:p>
          <w:p w14:paraId="5DF4F692" w14:textId="5ADFAC2F" w:rsidR="00772350" w:rsidRPr="00772350" w:rsidRDefault="00772350" w:rsidP="00EA49A5">
            <w:pPr>
              <w:pStyle w:val="Listenabsatz"/>
              <w:ind w:left="0"/>
              <w:jc w:val="both"/>
              <w:rPr>
                <w:b/>
                <w:lang w:val="es-ES"/>
              </w:rPr>
            </w:pPr>
            <w:r>
              <w:rPr>
                <w:b/>
                <w:lang w:val="es-ES"/>
              </w:rPr>
              <w:t>Alter</w:t>
            </w:r>
          </w:p>
        </w:tc>
        <w:tc>
          <w:tcPr>
            <w:tcW w:w="1061" w:type="dxa"/>
          </w:tcPr>
          <w:p w14:paraId="45BCC3E4" w14:textId="77777777" w:rsidR="00F42DDD" w:rsidRDefault="008736A6" w:rsidP="00EA49A5">
            <w:pPr>
              <w:pStyle w:val="Listenabsatz"/>
              <w:ind w:left="0"/>
              <w:jc w:val="both"/>
              <w:rPr>
                <w:b/>
                <w:lang w:val="es-ES"/>
              </w:rPr>
            </w:pPr>
            <w:r>
              <w:rPr>
                <w:b/>
                <w:lang w:val="es-ES"/>
              </w:rPr>
              <w:t>Mittleres</w:t>
            </w:r>
          </w:p>
          <w:p w14:paraId="19A421DF" w14:textId="3314AF1A" w:rsidR="008736A6" w:rsidRPr="008736A6" w:rsidRDefault="008736A6" w:rsidP="00EA49A5">
            <w:pPr>
              <w:pStyle w:val="Listenabsatz"/>
              <w:ind w:left="0"/>
              <w:jc w:val="both"/>
              <w:rPr>
                <w:b/>
                <w:lang w:val="es-ES"/>
              </w:rPr>
            </w:pPr>
            <w:r>
              <w:rPr>
                <w:b/>
                <w:lang w:val="es-ES"/>
              </w:rPr>
              <w:t>TAS</w:t>
            </w:r>
          </w:p>
        </w:tc>
        <w:tc>
          <w:tcPr>
            <w:tcW w:w="1061" w:type="dxa"/>
          </w:tcPr>
          <w:p w14:paraId="5A042349" w14:textId="77777777" w:rsidR="00F42DDD" w:rsidRDefault="00264240" w:rsidP="00EA49A5">
            <w:pPr>
              <w:pStyle w:val="Listenabsatz"/>
              <w:ind w:left="0"/>
              <w:jc w:val="both"/>
              <w:rPr>
                <w:b/>
                <w:lang w:val="es-ES"/>
              </w:rPr>
            </w:pPr>
            <w:r>
              <w:rPr>
                <w:b/>
                <w:lang w:val="es-ES"/>
              </w:rPr>
              <w:t>Mittleres</w:t>
            </w:r>
          </w:p>
          <w:p w14:paraId="48B431E4" w14:textId="665A32E3" w:rsidR="00264240" w:rsidRPr="00264240" w:rsidRDefault="00264240" w:rsidP="00EA49A5">
            <w:pPr>
              <w:pStyle w:val="Listenabsatz"/>
              <w:ind w:left="0"/>
              <w:jc w:val="both"/>
              <w:rPr>
                <w:b/>
                <w:lang w:val="es-ES"/>
              </w:rPr>
            </w:pPr>
            <w:r>
              <w:rPr>
                <w:b/>
                <w:lang w:val="es-ES"/>
              </w:rPr>
              <w:t>ASQ</w:t>
            </w:r>
          </w:p>
        </w:tc>
      </w:tr>
      <w:tr w:rsidR="007A0C39" w14:paraId="5400F9AB" w14:textId="77777777" w:rsidTr="007A0C39">
        <w:tc>
          <w:tcPr>
            <w:tcW w:w="3275" w:type="dxa"/>
          </w:tcPr>
          <w:p w14:paraId="230A1854" w14:textId="3F9D8140" w:rsidR="00F42DDD" w:rsidRPr="00772350" w:rsidRDefault="00E17CB7" w:rsidP="00EA49A5">
            <w:pPr>
              <w:pStyle w:val="Listenabsatz"/>
              <w:ind w:left="0"/>
              <w:jc w:val="both"/>
              <w:rPr>
                <w:lang w:val="es-ES"/>
              </w:rPr>
            </w:pPr>
            <w:r>
              <w:rPr>
                <w:lang w:val="es-ES"/>
              </w:rPr>
              <w:t>MsG</w:t>
            </w:r>
          </w:p>
        </w:tc>
        <w:tc>
          <w:tcPr>
            <w:tcW w:w="2148" w:type="dxa"/>
          </w:tcPr>
          <w:p w14:paraId="555419AB" w14:textId="4CBD19B4" w:rsidR="00F42DDD" w:rsidRPr="00772350" w:rsidRDefault="00F42DDD" w:rsidP="00EA49A5">
            <w:pPr>
              <w:pStyle w:val="Listenabsatz"/>
              <w:ind w:left="0"/>
              <w:jc w:val="both"/>
              <w:rPr>
                <w:lang w:val="es-ES"/>
              </w:rPr>
            </w:pPr>
            <w:r w:rsidRPr="00772350">
              <w:rPr>
                <w:lang w:val="es-ES"/>
              </w:rPr>
              <w:t>8 (</w:t>
            </w:r>
            <w:r w:rsidR="00772350" w:rsidRPr="00772350">
              <w:rPr>
                <w:lang w:val="es-ES"/>
              </w:rPr>
              <w:t>2/6)</w:t>
            </w:r>
          </w:p>
        </w:tc>
        <w:tc>
          <w:tcPr>
            <w:tcW w:w="1061" w:type="dxa"/>
          </w:tcPr>
          <w:p w14:paraId="16699615" w14:textId="783A096B" w:rsidR="00F42DDD" w:rsidRPr="00241498" w:rsidRDefault="00241498" w:rsidP="00EA49A5">
            <w:pPr>
              <w:pStyle w:val="Listenabsatz"/>
              <w:ind w:left="0"/>
              <w:jc w:val="both"/>
              <w:rPr>
                <w:lang w:val="es-ES"/>
              </w:rPr>
            </w:pPr>
            <w:r>
              <w:rPr>
                <w:lang w:val="es-ES"/>
              </w:rPr>
              <w:t>31,5</w:t>
            </w:r>
          </w:p>
        </w:tc>
        <w:tc>
          <w:tcPr>
            <w:tcW w:w="1061" w:type="dxa"/>
          </w:tcPr>
          <w:p w14:paraId="6BAF58C0" w14:textId="10D09622" w:rsidR="00F42DDD" w:rsidRPr="008D5D52" w:rsidRDefault="008D5D52" w:rsidP="00EA49A5">
            <w:pPr>
              <w:pStyle w:val="Listenabsatz"/>
              <w:ind w:left="0"/>
              <w:jc w:val="both"/>
              <w:rPr>
                <w:lang w:val="es-ES"/>
              </w:rPr>
            </w:pPr>
            <w:r>
              <w:rPr>
                <w:lang w:val="es-ES"/>
              </w:rPr>
              <w:t>51,9</w:t>
            </w:r>
          </w:p>
        </w:tc>
        <w:tc>
          <w:tcPr>
            <w:tcW w:w="1061" w:type="dxa"/>
          </w:tcPr>
          <w:p w14:paraId="40ECB5A3" w14:textId="1045D294" w:rsidR="00F42DDD" w:rsidRPr="00CC7A85" w:rsidRDefault="00CC7A85" w:rsidP="00EA49A5">
            <w:pPr>
              <w:pStyle w:val="Listenabsatz"/>
              <w:ind w:left="0"/>
              <w:jc w:val="both"/>
              <w:rPr>
                <w:lang w:val="es-ES"/>
              </w:rPr>
            </w:pPr>
            <w:r>
              <w:rPr>
                <w:lang w:val="es-ES"/>
              </w:rPr>
              <w:t>9,25</w:t>
            </w:r>
          </w:p>
        </w:tc>
      </w:tr>
      <w:tr w:rsidR="007A0C39" w14:paraId="3E2E141B" w14:textId="77777777" w:rsidTr="007A0C39">
        <w:tc>
          <w:tcPr>
            <w:tcW w:w="3275" w:type="dxa"/>
          </w:tcPr>
          <w:p w14:paraId="4476EB97" w14:textId="5F9B46CD" w:rsidR="00F42DDD" w:rsidRPr="00F42DDD" w:rsidRDefault="00F42DDD" w:rsidP="00EA49A5">
            <w:pPr>
              <w:pStyle w:val="Listenabsatz"/>
              <w:ind w:left="0"/>
              <w:jc w:val="both"/>
              <w:rPr>
                <w:lang w:val="es-ES"/>
              </w:rPr>
            </w:pPr>
            <w:r>
              <w:rPr>
                <w:lang w:val="es-ES"/>
              </w:rPr>
              <w:lastRenderedPageBreak/>
              <w:t>Kontrollprobanden</w:t>
            </w:r>
          </w:p>
        </w:tc>
        <w:tc>
          <w:tcPr>
            <w:tcW w:w="2148" w:type="dxa"/>
          </w:tcPr>
          <w:p w14:paraId="2138CADC" w14:textId="2323B793" w:rsidR="00F42DDD" w:rsidRPr="00772350" w:rsidRDefault="00772350" w:rsidP="00EA49A5">
            <w:pPr>
              <w:pStyle w:val="Listenabsatz"/>
              <w:ind w:left="0"/>
              <w:jc w:val="both"/>
              <w:rPr>
                <w:lang w:val="es-ES"/>
              </w:rPr>
            </w:pPr>
            <w:r>
              <w:rPr>
                <w:lang w:val="es-ES"/>
              </w:rPr>
              <w:t>41 (25/16)</w:t>
            </w:r>
          </w:p>
        </w:tc>
        <w:tc>
          <w:tcPr>
            <w:tcW w:w="1061" w:type="dxa"/>
          </w:tcPr>
          <w:p w14:paraId="1ACB2CF2" w14:textId="17A19DF0" w:rsidR="00F42DDD" w:rsidRPr="008736A6" w:rsidRDefault="008736A6" w:rsidP="00EA49A5">
            <w:pPr>
              <w:pStyle w:val="Listenabsatz"/>
              <w:ind w:left="0"/>
              <w:jc w:val="both"/>
              <w:rPr>
                <w:lang w:val="es-ES"/>
              </w:rPr>
            </w:pPr>
            <w:r>
              <w:rPr>
                <w:lang w:val="es-ES"/>
              </w:rPr>
              <w:t>26,5</w:t>
            </w:r>
          </w:p>
        </w:tc>
        <w:tc>
          <w:tcPr>
            <w:tcW w:w="1061" w:type="dxa"/>
          </w:tcPr>
          <w:p w14:paraId="7F87FD47" w14:textId="34465E8C" w:rsidR="00F42DDD" w:rsidRPr="008D5D52" w:rsidRDefault="008D5D52" w:rsidP="00EA49A5">
            <w:pPr>
              <w:pStyle w:val="Listenabsatz"/>
              <w:ind w:left="0"/>
              <w:jc w:val="both"/>
              <w:rPr>
                <w:lang w:val="es-ES"/>
              </w:rPr>
            </w:pPr>
            <w:r>
              <w:rPr>
                <w:lang w:val="es-ES"/>
              </w:rPr>
              <w:t>53,7</w:t>
            </w:r>
          </w:p>
        </w:tc>
        <w:tc>
          <w:tcPr>
            <w:tcW w:w="1061" w:type="dxa"/>
          </w:tcPr>
          <w:p w14:paraId="1F0C83EE" w14:textId="4922DB57" w:rsidR="00F42DDD" w:rsidRPr="00AB247F" w:rsidRDefault="00AB247F" w:rsidP="00EA49A5">
            <w:pPr>
              <w:pStyle w:val="Listenabsatz"/>
              <w:ind w:left="0"/>
              <w:jc w:val="both"/>
              <w:rPr>
                <w:lang w:val="es-ES"/>
              </w:rPr>
            </w:pPr>
            <w:r>
              <w:rPr>
                <w:lang w:val="es-ES"/>
              </w:rPr>
              <w:t>8,4</w:t>
            </w:r>
          </w:p>
        </w:tc>
      </w:tr>
    </w:tbl>
    <w:p w14:paraId="699E268D" w14:textId="77777777" w:rsidR="00237417" w:rsidRDefault="00237417" w:rsidP="00237417">
      <w:pPr>
        <w:jc w:val="both"/>
        <w:rPr>
          <w:b/>
          <w:sz w:val="20"/>
          <w:szCs w:val="20"/>
          <w:lang w:val="es-ES"/>
        </w:rPr>
      </w:pPr>
      <w:r>
        <w:rPr>
          <w:b/>
          <w:sz w:val="20"/>
          <w:szCs w:val="20"/>
          <w:lang w:val="es-ES"/>
        </w:rPr>
        <w:t xml:space="preserve">    </w:t>
      </w:r>
    </w:p>
    <w:p w14:paraId="3D022B92" w14:textId="11CDE59E" w:rsidR="00F52DDF" w:rsidRPr="002A6F0C" w:rsidRDefault="00237417" w:rsidP="002A6F0C">
      <w:pPr>
        <w:jc w:val="both"/>
        <w:rPr>
          <w:sz w:val="20"/>
          <w:szCs w:val="20"/>
          <w:lang w:val="es-ES"/>
        </w:rPr>
      </w:pPr>
      <w:r>
        <w:rPr>
          <w:b/>
          <w:sz w:val="20"/>
          <w:szCs w:val="20"/>
          <w:lang w:val="es-ES"/>
        </w:rPr>
        <w:t xml:space="preserve">Tabelle 1: </w:t>
      </w:r>
      <w:r w:rsidR="00E17CB7">
        <w:rPr>
          <w:sz w:val="20"/>
          <w:szCs w:val="20"/>
          <w:lang w:val="es-ES"/>
        </w:rPr>
        <w:t>Menschen mit schlechter Gesichterwiedererkennungsfähigkeit</w:t>
      </w:r>
      <w:r w:rsidR="00E963FB">
        <w:rPr>
          <w:sz w:val="20"/>
          <w:szCs w:val="20"/>
          <w:lang w:val="es-ES"/>
        </w:rPr>
        <w:t xml:space="preserve"> (MsG)</w:t>
      </w:r>
      <w:r w:rsidR="0079529F">
        <w:rPr>
          <w:sz w:val="20"/>
          <w:szCs w:val="20"/>
          <w:lang w:val="es-ES"/>
        </w:rPr>
        <w:t xml:space="preserve"> und Kontrollproba</w:t>
      </w:r>
      <w:r w:rsidR="00E17CB7">
        <w:rPr>
          <w:sz w:val="20"/>
          <w:szCs w:val="20"/>
          <w:lang w:val="es-ES"/>
        </w:rPr>
        <w:t xml:space="preserve">ndengruppe mit mittlerem Alter, </w:t>
      </w:r>
      <w:r w:rsidR="004574B3">
        <w:rPr>
          <w:sz w:val="20"/>
          <w:szCs w:val="20"/>
          <w:lang w:val="es-ES"/>
        </w:rPr>
        <w:t>Alexithymiewert und Autismuswert.</w:t>
      </w:r>
    </w:p>
    <w:p w14:paraId="174E50D1" w14:textId="77777777" w:rsidR="00F52DDF" w:rsidRDefault="00F52DDF" w:rsidP="00EA49A5">
      <w:pPr>
        <w:pStyle w:val="Listenabsatz"/>
        <w:ind w:left="284"/>
        <w:jc w:val="both"/>
        <w:rPr>
          <w:b/>
          <w:sz w:val="28"/>
          <w:szCs w:val="28"/>
          <w:lang w:val="es-ES"/>
        </w:rPr>
      </w:pPr>
    </w:p>
    <w:p w14:paraId="327F0E0F" w14:textId="05630B04" w:rsidR="00F52DDF" w:rsidRDefault="00F52DDF" w:rsidP="00F52DDF">
      <w:pPr>
        <w:ind w:left="-284"/>
        <w:jc w:val="both"/>
        <w:rPr>
          <w:i/>
          <w:sz w:val="28"/>
          <w:szCs w:val="28"/>
          <w:u w:val="single"/>
          <w:lang w:val="es-ES"/>
        </w:rPr>
      </w:pPr>
      <w:r>
        <w:rPr>
          <w:i/>
          <w:sz w:val="28"/>
          <w:szCs w:val="28"/>
          <w:lang w:val="es-ES"/>
        </w:rPr>
        <w:t xml:space="preserve">    3.2 </w:t>
      </w:r>
      <w:r>
        <w:rPr>
          <w:i/>
          <w:sz w:val="28"/>
          <w:szCs w:val="28"/>
          <w:u w:val="single"/>
          <w:lang w:val="es-ES"/>
        </w:rPr>
        <w:t>Bildgebungsergebnisse</w:t>
      </w:r>
    </w:p>
    <w:p w14:paraId="279F2A91" w14:textId="12D5209B" w:rsidR="009B2F0E" w:rsidRDefault="009B2F0E" w:rsidP="009B2F0E">
      <w:pPr>
        <w:ind w:left="-284"/>
        <w:jc w:val="both"/>
        <w:rPr>
          <w:i/>
          <w:sz w:val="28"/>
          <w:szCs w:val="28"/>
          <w:lang w:val="es-ES"/>
        </w:rPr>
      </w:pPr>
      <w:r>
        <w:rPr>
          <w:i/>
          <w:sz w:val="28"/>
          <w:szCs w:val="28"/>
          <w:lang w:val="es-ES"/>
        </w:rPr>
        <w:t xml:space="preserve">  </w:t>
      </w:r>
    </w:p>
    <w:p w14:paraId="15509581" w14:textId="74843531" w:rsidR="009B2F0E" w:rsidRPr="009B2F0E" w:rsidRDefault="0044274B" w:rsidP="009B2F0E">
      <w:pPr>
        <w:jc w:val="both"/>
        <w:rPr>
          <w:i/>
          <w:u w:val="single"/>
          <w:lang w:val="es-ES"/>
        </w:rPr>
      </w:pPr>
      <w:r>
        <w:rPr>
          <w:i/>
          <w:lang w:val="es-ES"/>
        </w:rPr>
        <w:t>3.2</w:t>
      </w:r>
      <w:r w:rsidR="009B2F0E" w:rsidRPr="00445876">
        <w:rPr>
          <w:i/>
          <w:lang w:val="es-ES"/>
        </w:rPr>
        <w:t>.1</w:t>
      </w:r>
      <w:r w:rsidR="009B2F0E" w:rsidRPr="009B2F0E">
        <w:rPr>
          <w:i/>
          <w:u w:val="single"/>
          <w:lang w:val="es-ES"/>
        </w:rPr>
        <w:t xml:space="preserve"> Hirnaktivierung</w:t>
      </w:r>
      <w:r w:rsidR="004B1CA6">
        <w:rPr>
          <w:i/>
          <w:u w:val="single"/>
          <w:lang w:val="es-ES"/>
        </w:rPr>
        <w:t xml:space="preserve"> der Gruppenanalyse</w:t>
      </w:r>
    </w:p>
    <w:p w14:paraId="5FDF38BC" w14:textId="77777777" w:rsidR="00F52DDF" w:rsidRDefault="00F52DDF" w:rsidP="009F2A10">
      <w:pPr>
        <w:tabs>
          <w:tab w:val="left" w:pos="284"/>
        </w:tabs>
        <w:ind w:hanging="284"/>
        <w:jc w:val="both"/>
        <w:rPr>
          <w:i/>
          <w:sz w:val="28"/>
          <w:szCs w:val="28"/>
          <w:u w:val="single"/>
          <w:lang w:val="es-ES"/>
        </w:rPr>
      </w:pPr>
    </w:p>
    <w:p w14:paraId="1190736B" w14:textId="11A2285D" w:rsidR="00F52DDF" w:rsidRDefault="00A86D21" w:rsidP="00F52DDF">
      <w:pPr>
        <w:jc w:val="both"/>
        <w:rPr>
          <w:lang w:val="es-ES"/>
        </w:rPr>
      </w:pPr>
      <w:r>
        <w:rPr>
          <w:lang w:val="es-ES"/>
        </w:rPr>
        <w:t>Im Folgenden werde ich die Bildgebungsergebnisse der Gruppenanalyse für unsere ROIs und zusätzlich für die Amygdala vorstellen.</w:t>
      </w:r>
    </w:p>
    <w:p w14:paraId="14F33AD9" w14:textId="77777777" w:rsidR="00A86D21" w:rsidRPr="009F2A10" w:rsidRDefault="00A86D21" w:rsidP="00F52DDF">
      <w:pPr>
        <w:jc w:val="both"/>
        <w:rPr>
          <w:lang w:val="es-ES"/>
        </w:rPr>
      </w:pPr>
    </w:p>
    <w:p w14:paraId="4F4B2EC3" w14:textId="77777777" w:rsidR="00F52DDF" w:rsidRDefault="00F52DDF" w:rsidP="00EA49A5">
      <w:pPr>
        <w:pStyle w:val="Listenabsatz"/>
        <w:ind w:left="284"/>
        <w:jc w:val="both"/>
        <w:rPr>
          <w:b/>
          <w:sz w:val="28"/>
          <w:szCs w:val="28"/>
          <w:lang w:val="es-ES"/>
        </w:rPr>
      </w:pPr>
    </w:p>
    <w:p w14:paraId="3FBAE548" w14:textId="3F4B89DD" w:rsidR="008B508C" w:rsidRDefault="0000411C" w:rsidP="00F708DE">
      <w:pPr>
        <w:tabs>
          <w:tab w:val="left" w:pos="8080"/>
        </w:tabs>
      </w:pPr>
      <w:r w:rsidRPr="00144FB1">
        <w:rPr>
          <w:noProof/>
          <w:highlight w:val="black"/>
          <w:lang w:val="de-DE" w:eastAsia="de-DE"/>
        </w:rPr>
        <mc:AlternateContent>
          <mc:Choice Requires="wps">
            <w:drawing>
              <wp:anchor distT="0" distB="0" distL="114300" distR="114300" simplePos="0" relativeHeight="251673600" behindDoc="0" locked="0" layoutInCell="1" allowOverlap="1" wp14:anchorId="413D031E" wp14:editId="5893D461">
                <wp:simplePos x="0" y="0"/>
                <wp:positionH relativeFrom="column">
                  <wp:posOffset>-1080135</wp:posOffset>
                </wp:positionH>
                <wp:positionV relativeFrom="paragraph">
                  <wp:posOffset>-2091055</wp:posOffset>
                </wp:positionV>
                <wp:extent cx="450850" cy="240030"/>
                <wp:effectExtent l="0" t="0" r="0" b="0"/>
                <wp:wrapSquare wrapText="bothSides"/>
                <wp:docPr id="35" name="CuadroTexto 4"/>
                <wp:cNvGraphicFramePr/>
                <a:graphic xmlns:a="http://schemas.openxmlformats.org/drawingml/2006/main">
                  <a:graphicData uri="http://schemas.microsoft.com/office/word/2010/wordprocessingShape">
                    <wps:wsp>
                      <wps:cNvSpPr txBox="1"/>
                      <wps:spPr>
                        <a:xfrm>
                          <a:off x="0" y="0"/>
                          <a:ext cx="450850" cy="240030"/>
                        </a:xfrm>
                        <a:prstGeom prst="rect">
                          <a:avLst/>
                        </a:prstGeom>
                        <a:noFill/>
                      </wps:spPr>
                      <wps:txbx>
                        <w:txbxContent>
                          <w:p w14:paraId="3BBA6D03" w14:textId="77777777" w:rsidR="008F4237" w:rsidRDefault="008F4237" w:rsidP="0000411C">
                            <w:pPr>
                              <w:pStyle w:val="StandardWeb"/>
                              <w:spacing w:before="0" w:beforeAutospacing="0" w:after="0" w:afterAutospacing="0"/>
                            </w:pPr>
                            <w:r>
                              <w:rPr>
                                <w:rFonts w:asciiTheme="minorHAnsi" w:hAnsi="Cambria" w:cstheme="minorBidi"/>
                                <w:color w:val="FFFFFF" w:themeColor="background1"/>
                                <w:kern w:val="24"/>
                                <w:lang w:val="es-ES"/>
                              </w:rPr>
                              <w:t>rFFA</w:t>
                            </w:r>
                          </w:p>
                        </w:txbxContent>
                      </wps:txbx>
                      <wps:bodyPr wrap="none" rtlCol="0">
                        <a:spAutoFit/>
                      </wps:bodyPr>
                    </wps:wsp>
                  </a:graphicData>
                </a:graphic>
              </wp:anchor>
            </w:drawing>
          </mc:Choice>
          <mc:Fallback xmlns:mv="urn:schemas-microsoft-com:mac:vml" xmlns:mo="http://schemas.microsoft.com/office/mac/office/2008/main">
            <w:pict>
              <v:shape id="CuadroTexto 4" o:spid="_x0000_s1030" type="#_x0000_t202" style="position:absolute;margin-left:-85pt;margin-top:-164.6pt;width:35.5pt;height:18.9pt;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" filled="f" stroked="f">
                <v:textbox style="mso-fit-shape-to-text:t">
                  <w:txbxContent>
                    <w:p w14:paraId="3BBA6D03" w14:textId="77777777" w:rsidR="006B6BDC" w:rsidRDefault="006B6BDC" w:rsidP="0000411C">
                      <w:pPr>
                        <w:pStyle w:val="NormalWeb"/>
                        <w:spacing w:before="0" w:beforeAutospacing="0" w:after="0" w:afterAutospacing="0"/>
                      </w:pPr>
                      <w:r>
                        <w:rPr>
                          <w:rFonts w:asciiTheme="minorHAnsi" w:hAnsi="Cambria" w:cstheme="minorBidi"/>
                          <w:color w:val="FFFFFF" w:themeColor="background1"/>
                          <w:kern w:val="24"/>
                          <w:lang w:val="es-ES"/>
                        </w:rPr>
                        <w:t>rFFA</w:t>
                      </w:r>
                    </w:p>
                  </w:txbxContent>
                </v:textbox>
                <w10:wrap type="square"/>
              </v:shape>
            </w:pict>
          </mc:Fallback>
        </mc:AlternateContent>
      </w:r>
      <w:r w:rsidR="00271B93" w:rsidRPr="00144FB1">
        <w:rPr>
          <w:noProof/>
          <w:highlight w:val="black"/>
          <w:lang w:val="de-DE" w:eastAsia="de-DE"/>
        </w:rPr>
        <w:drawing>
          <wp:inline distT="0" distB="0" distL="0" distR="0" wp14:anchorId="3D9B8F44" wp14:editId="18A31CA9">
            <wp:extent cx="1717675" cy="1109980"/>
            <wp:effectExtent l="0" t="0" r="9525"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r="1757"/>
                    <a:stretch/>
                  </pic:blipFill>
                  <pic:spPr bwMode="auto">
                    <a:xfrm>
                      <a:off x="0" y="0"/>
                      <a:ext cx="1721503" cy="1112454"/>
                    </a:xfrm>
                    <a:prstGeom prst="rect">
                      <a:avLst/>
                    </a:prstGeom>
                    <a:noFill/>
                    <a:ln>
                      <a:noFill/>
                    </a:ln>
                    <a:extLst>
                      <a:ext uri="{53640926-AAD7-44D8-BBD7-CCE9431645EC}">
                        <a14:shadowObscured xmlns:a14="http://schemas.microsoft.com/office/drawing/2010/main"/>
                      </a:ext>
                    </a:extLst>
                  </pic:spPr>
                </pic:pic>
              </a:graphicData>
            </a:graphic>
          </wp:inline>
        </w:drawing>
      </w:r>
      <w:r w:rsidR="008B508C" w:rsidRPr="00144FB1">
        <w:rPr>
          <w:noProof/>
          <w:highlight w:val="black"/>
          <w:lang w:val="de-DE" w:eastAsia="de-DE"/>
        </w:rPr>
        <w:drawing>
          <wp:inline distT="0" distB="0" distL="0" distR="0" wp14:anchorId="3CE0F99D" wp14:editId="699268A6">
            <wp:extent cx="1757277" cy="11080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62873" cy="1111604"/>
                    </a:xfrm>
                    <a:prstGeom prst="rect">
                      <a:avLst/>
                    </a:prstGeom>
                    <a:noFill/>
                    <a:ln>
                      <a:noFill/>
                    </a:ln>
                  </pic:spPr>
                </pic:pic>
              </a:graphicData>
            </a:graphic>
          </wp:inline>
        </w:drawing>
      </w:r>
      <w:r w:rsidR="008B508C" w:rsidRPr="00144FB1">
        <w:rPr>
          <w:noProof/>
          <w:highlight w:val="black"/>
          <w:lang w:val="de-DE" w:eastAsia="de-DE"/>
        </w:rPr>
        <w:drawing>
          <wp:inline distT="0" distB="0" distL="0" distR="0" wp14:anchorId="0ACFD086" wp14:editId="469B5E02">
            <wp:extent cx="1664117" cy="1109980"/>
            <wp:effectExtent l="0" t="0" r="1270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70416" cy="1114181"/>
                    </a:xfrm>
                    <a:prstGeom prst="rect">
                      <a:avLst/>
                    </a:prstGeom>
                    <a:noFill/>
                    <a:ln>
                      <a:noFill/>
                    </a:ln>
                  </pic:spPr>
                </pic:pic>
              </a:graphicData>
            </a:graphic>
          </wp:inline>
        </w:drawing>
      </w:r>
    </w:p>
    <w:p w14:paraId="588D1837" w14:textId="7B91DABE" w:rsidR="00EA49A5" w:rsidRDefault="009F2A10" w:rsidP="001C0DDB">
      <w:pPr>
        <w:pStyle w:val="Listenabsatz"/>
        <w:ind w:left="0" w:right="276"/>
        <w:jc w:val="both"/>
        <w:rPr>
          <w:sz w:val="20"/>
          <w:szCs w:val="20"/>
          <w:lang w:val="es-ES"/>
        </w:rPr>
      </w:pPr>
      <w:r>
        <w:rPr>
          <w:b/>
          <w:sz w:val="20"/>
          <w:szCs w:val="20"/>
          <w:lang w:val="es-ES"/>
        </w:rPr>
        <w:t>Figur 7: 3D Bild der Gruppenaktivierung.</w:t>
      </w:r>
      <w:r w:rsidR="00D9337E">
        <w:rPr>
          <w:b/>
          <w:sz w:val="20"/>
          <w:szCs w:val="20"/>
          <w:lang w:val="es-ES"/>
        </w:rPr>
        <w:t xml:space="preserve"> </w:t>
      </w:r>
      <w:r w:rsidR="00D9337E">
        <w:rPr>
          <w:sz w:val="20"/>
          <w:szCs w:val="20"/>
          <w:lang w:val="es-ES"/>
        </w:rPr>
        <w:t>Das Bild zeigt die aktive Regionen beim Kontrast Gesichter&gt;Häuser bei p=0.001 (unc.) und eine Clustergrö</w:t>
      </w:r>
      <w:r w:rsidR="00D9337E" w:rsidRPr="00D9337E">
        <w:rPr>
          <w:sz w:val="20"/>
          <w:szCs w:val="20"/>
        </w:rPr>
        <w:t>ß</w:t>
      </w:r>
      <w:r w:rsidR="00D9337E">
        <w:rPr>
          <w:sz w:val="20"/>
          <w:szCs w:val="20"/>
        </w:rPr>
        <w:t>e von 5.</w:t>
      </w:r>
      <w:r>
        <w:rPr>
          <w:b/>
          <w:sz w:val="20"/>
          <w:szCs w:val="20"/>
          <w:lang w:val="es-ES"/>
        </w:rPr>
        <w:t xml:space="preserve"> </w:t>
      </w:r>
      <w:r w:rsidR="00D9337E">
        <w:rPr>
          <w:sz w:val="20"/>
          <w:szCs w:val="20"/>
          <w:lang w:val="es-ES"/>
        </w:rPr>
        <w:t xml:space="preserve">Die rechte und linke FFA sind aktiv, sowie anteriore Regionen des Temporallappens. </w:t>
      </w:r>
      <w:r w:rsidR="00B66381">
        <w:rPr>
          <w:sz w:val="20"/>
          <w:szCs w:val="20"/>
          <w:lang w:val="es-ES"/>
        </w:rPr>
        <w:t>Im mittleren Bild</w:t>
      </w:r>
      <w:r w:rsidR="00D9337E">
        <w:rPr>
          <w:sz w:val="20"/>
          <w:szCs w:val="20"/>
          <w:lang w:val="es-ES"/>
        </w:rPr>
        <w:t xml:space="preserve"> </w:t>
      </w:r>
      <w:r w:rsidR="00DC62B1">
        <w:rPr>
          <w:sz w:val="20"/>
          <w:szCs w:val="20"/>
          <w:lang w:val="es-ES"/>
        </w:rPr>
        <w:t xml:space="preserve">kann </w:t>
      </w:r>
      <w:r w:rsidR="00D9337E">
        <w:rPr>
          <w:sz w:val="20"/>
          <w:szCs w:val="20"/>
          <w:lang w:val="es-ES"/>
        </w:rPr>
        <w:t xml:space="preserve">man die Streuung von unterschiedlichen Clusters </w:t>
      </w:r>
      <w:r w:rsidR="002A6F0C">
        <w:rPr>
          <w:sz w:val="20"/>
          <w:szCs w:val="20"/>
          <w:lang w:val="es-ES"/>
        </w:rPr>
        <w:t>des</w:t>
      </w:r>
      <w:r w:rsidR="00DC62B1">
        <w:rPr>
          <w:sz w:val="20"/>
          <w:szCs w:val="20"/>
          <w:lang w:val="es-ES"/>
        </w:rPr>
        <w:t xml:space="preserve"> ATL</w:t>
      </w:r>
      <w:r w:rsidR="002A6F0C">
        <w:rPr>
          <w:sz w:val="20"/>
          <w:szCs w:val="20"/>
          <w:lang w:val="es-ES"/>
        </w:rPr>
        <w:t>s</w:t>
      </w:r>
      <w:r w:rsidR="00DC62B1">
        <w:rPr>
          <w:sz w:val="20"/>
          <w:szCs w:val="20"/>
          <w:lang w:val="es-ES"/>
        </w:rPr>
        <w:t xml:space="preserve"> </w:t>
      </w:r>
      <w:r w:rsidR="00D9337E">
        <w:rPr>
          <w:sz w:val="20"/>
          <w:szCs w:val="20"/>
          <w:lang w:val="es-ES"/>
        </w:rPr>
        <w:t>in der Gruppe</w:t>
      </w:r>
      <w:r w:rsidR="00DC62B1">
        <w:rPr>
          <w:sz w:val="20"/>
          <w:szCs w:val="20"/>
          <w:lang w:val="es-ES"/>
        </w:rPr>
        <w:t xml:space="preserve"> beobachten</w:t>
      </w:r>
      <w:r w:rsidR="00D9337E">
        <w:rPr>
          <w:sz w:val="20"/>
          <w:szCs w:val="20"/>
          <w:lang w:val="es-ES"/>
        </w:rPr>
        <w:t>.</w:t>
      </w:r>
    </w:p>
    <w:p w14:paraId="27056742" w14:textId="77777777" w:rsidR="00144FB1" w:rsidRDefault="00144FB1" w:rsidP="009F2A10">
      <w:pPr>
        <w:pStyle w:val="Listenabsatz"/>
        <w:ind w:left="0"/>
        <w:jc w:val="both"/>
        <w:rPr>
          <w:sz w:val="20"/>
          <w:szCs w:val="20"/>
          <w:lang w:val="es-ES"/>
        </w:rPr>
      </w:pPr>
    </w:p>
    <w:p w14:paraId="15571B7B" w14:textId="77777777" w:rsidR="00144FB1" w:rsidRDefault="00144FB1" w:rsidP="009F2A10">
      <w:pPr>
        <w:pStyle w:val="Listenabsatz"/>
        <w:ind w:left="0"/>
        <w:jc w:val="both"/>
        <w:rPr>
          <w:sz w:val="20"/>
          <w:szCs w:val="20"/>
          <w:lang w:val="es-ES"/>
        </w:rPr>
      </w:pPr>
    </w:p>
    <w:p w14:paraId="0949E966" w14:textId="552884D4" w:rsidR="00AE5499" w:rsidRPr="00AC7E78" w:rsidRDefault="00AC7E78" w:rsidP="009F2A10">
      <w:pPr>
        <w:pStyle w:val="Listenabsatz"/>
        <w:ind w:left="0"/>
        <w:jc w:val="both"/>
        <w:rPr>
          <w:lang w:val="es-ES"/>
        </w:rPr>
      </w:pPr>
      <w:r>
        <w:rPr>
          <w:lang w:val="es-ES"/>
        </w:rPr>
        <w:t>Regions of Interest:</w:t>
      </w:r>
    </w:p>
    <w:p w14:paraId="29AC339B" w14:textId="77777777" w:rsidR="00AE5499" w:rsidRDefault="00AE5499" w:rsidP="009F2A10">
      <w:pPr>
        <w:pStyle w:val="Listenabsatz"/>
        <w:ind w:left="0"/>
        <w:jc w:val="both"/>
        <w:rPr>
          <w:sz w:val="20"/>
          <w:szCs w:val="20"/>
          <w:lang w:val="es-ES"/>
        </w:rPr>
      </w:pPr>
    </w:p>
    <w:p w14:paraId="49C6029E" w14:textId="53BC9F28" w:rsidR="00144FB1" w:rsidRPr="00D9337E" w:rsidRDefault="00144FB1" w:rsidP="009F2A10">
      <w:pPr>
        <w:pStyle w:val="Listenabsatz"/>
        <w:ind w:left="0"/>
        <w:jc w:val="both"/>
        <w:rPr>
          <w:sz w:val="20"/>
          <w:szCs w:val="20"/>
          <w:lang w:val="es-ES"/>
        </w:rPr>
      </w:pPr>
      <w:r w:rsidRPr="00144FB1">
        <w:rPr>
          <w:noProof/>
          <w:sz w:val="20"/>
          <w:szCs w:val="20"/>
          <w:highlight w:val="black"/>
          <w:lang w:val="de-DE" w:eastAsia="de-DE"/>
        </w:rPr>
        <w:drawing>
          <wp:inline distT="0" distB="0" distL="0" distR="0" wp14:anchorId="1CB2F8A6" wp14:editId="085E2507">
            <wp:extent cx="1831975" cy="1363980"/>
            <wp:effectExtent l="0" t="0" r="0" b="7620"/>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33712" cy="1365273"/>
                    </a:xfrm>
                    <a:prstGeom prst="rect">
                      <a:avLst/>
                    </a:prstGeom>
                    <a:noFill/>
                    <a:ln>
                      <a:noFill/>
                    </a:ln>
                  </pic:spPr>
                </pic:pic>
              </a:graphicData>
            </a:graphic>
          </wp:inline>
        </w:drawing>
      </w:r>
      <w:r w:rsidRPr="00144FB1">
        <w:rPr>
          <w:noProof/>
          <w:sz w:val="20"/>
          <w:szCs w:val="20"/>
          <w:highlight w:val="black"/>
          <w:lang w:val="de-DE" w:eastAsia="de-DE"/>
        </w:rPr>
        <w:drawing>
          <wp:inline distT="0" distB="0" distL="0" distR="0" wp14:anchorId="19430BCF" wp14:editId="4B2DDFAB">
            <wp:extent cx="1540299" cy="1360170"/>
            <wp:effectExtent l="0" t="0" r="9525" b="11430"/>
            <wp:docPr id="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1790" cy="1361487"/>
                    </a:xfrm>
                    <a:prstGeom prst="rect">
                      <a:avLst/>
                    </a:prstGeom>
                    <a:noFill/>
                    <a:ln>
                      <a:noFill/>
                    </a:ln>
                  </pic:spPr>
                </pic:pic>
              </a:graphicData>
            </a:graphic>
          </wp:inline>
        </w:drawing>
      </w:r>
      <w:r w:rsidRPr="00144FB1">
        <w:rPr>
          <w:noProof/>
          <w:sz w:val="20"/>
          <w:szCs w:val="20"/>
          <w:highlight w:val="black"/>
          <w:lang w:val="de-DE" w:eastAsia="de-DE"/>
        </w:rPr>
        <w:drawing>
          <wp:inline distT="0" distB="0" distL="0" distR="0" wp14:anchorId="24ABB8C8" wp14:editId="74ABD0D2">
            <wp:extent cx="1763395" cy="1375638"/>
            <wp:effectExtent l="0" t="0" r="0" b="0"/>
            <wp:docPr id="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64094" cy="1376183"/>
                    </a:xfrm>
                    <a:prstGeom prst="rect">
                      <a:avLst/>
                    </a:prstGeom>
                    <a:noFill/>
                    <a:ln>
                      <a:noFill/>
                    </a:ln>
                  </pic:spPr>
                </pic:pic>
              </a:graphicData>
            </a:graphic>
          </wp:inline>
        </w:drawing>
      </w:r>
    </w:p>
    <w:p w14:paraId="65763E6B" w14:textId="53C395F3" w:rsidR="001C0DDB" w:rsidRDefault="00144FB1" w:rsidP="001C0DDB">
      <w:pPr>
        <w:pStyle w:val="Listenabsatz"/>
        <w:ind w:left="0" w:right="276"/>
        <w:jc w:val="both"/>
        <w:rPr>
          <w:sz w:val="20"/>
          <w:szCs w:val="20"/>
        </w:rPr>
      </w:pPr>
      <w:r w:rsidRPr="00144FB1">
        <w:rPr>
          <w:b/>
          <w:sz w:val="20"/>
          <w:szCs w:val="20"/>
          <w:lang w:val="es-ES"/>
        </w:rPr>
        <w:t>Figur 8:</w:t>
      </w:r>
      <w:r>
        <w:rPr>
          <w:b/>
          <w:sz w:val="20"/>
          <w:szCs w:val="20"/>
          <w:lang w:val="es-ES"/>
        </w:rPr>
        <w:t xml:space="preserve"> rechte FFA </w:t>
      </w:r>
      <w:r w:rsidR="001C0DDB">
        <w:rPr>
          <w:b/>
          <w:sz w:val="20"/>
          <w:szCs w:val="20"/>
          <w:lang w:val="es-ES"/>
        </w:rPr>
        <w:t xml:space="preserve">in der Gruppenanalyse. </w:t>
      </w:r>
      <w:r w:rsidR="001C0DDB">
        <w:rPr>
          <w:sz w:val="20"/>
          <w:szCs w:val="20"/>
          <w:lang w:val="es-ES"/>
        </w:rPr>
        <w:t xml:space="preserve">Bei Kontrast von Gesichter&gt;Häuser in der Gruppenanlyse </w:t>
      </w:r>
      <w:r w:rsidR="008433BE">
        <w:rPr>
          <w:sz w:val="20"/>
          <w:szCs w:val="20"/>
          <w:lang w:val="es-ES"/>
        </w:rPr>
        <w:t>mit</w:t>
      </w:r>
      <w:r w:rsidR="001C0DDB">
        <w:rPr>
          <w:sz w:val="20"/>
          <w:szCs w:val="20"/>
          <w:lang w:val="es-ES"/>
        </w:rPr>
        <w:t xml:space="preserve"> p=0.001 (unc.) und eine Clustergrö</w:t>
      </w:r>
      <w:r w:rsidR="001C0DDB" w:rsidRPr="00D9337E">
        <w:rPr>
          <w:sz w:val="20"/>
          <w:szCs w:val="20"/>
        </w:rPr>
        <w:t>ß</w:t>
      </w:r>
      <w:r w:rsidR="001C0DDB">
        <w:rPr>
          <w:sz w:val="20"/>
          <w:szCs w:val="20"/>
        </w:rPr>
        <w:t xml:space="preserve">e von 5 sind die Koordinaten der rFFA </w:t>
      </w:r>
      <w:r w:rsidR="001C0DDB" w:rsidRPr="001C0DDB">
        <w:rPr>
          <w:sz w:val="20"/>
          <w:szCs w:val="20"/>
        </w:rPr>
        <w:t>x=44, y= -54, z= -18</w:t>
      </w:r>
      <w:r w:rsidR="008433BE">
        <w:rPr>
          <w:sz w:val="20"/>
          <w:szCs w:val="20"/>
        </w:rPr>
        <w:t>.</w:t>
      </w:r>
    </w:p>
    <w:p w14:paraId="115C67D1" w14:textId="77777777" w:rsidR="008433BE" w:rsidRDefault="008433BE" w:rsidP="001C0DDB">
      <w:pPr>
        <w:pStyle w:val="Listenabsatz"/>
        <w:ind w:left="0" w:right="276"/>
        <w:jc w:val="both"/>
        <w:rPr>
          <w:sz w:val="20"/>
          <w:szCs w:val="20"/>
        </w:rPr>
      </w:pPr>
    </w:p>
    <w:p w14:paraId="4E449740" w14:textId="77777777" w:rsidR="00AE5499" w:rsidRDefault="00AE5499" w:rsidP="001C0DDB">
      <w:pPr>
        <w:pStyle w:val="Listenabsatz"/>
        <w:ind w:left="0" w:right="276"/>
        <w:jc w:val="both"/>
        <w:rPr>
          <w:sz w:val="20"/>
          <w:szCs w:val="20"/>
        </w:rPr>
      </w:pPr>
    </w:p>
    <w:p w14:paraId="386B5934" w14:textId="77777777" w:rsidR="00AE5499" w:rsidRDefault="00AE5499" w:rsidP="001C0DDB">
      <w:pPr>
        <w:pStyle w:val="Listenabsatz"/>
        <w:ind w:left="0" w:right="276"/>
        <w:jc w:val="both"/>
        <w:rPr>
          <w:sz w:val="20"/>
          <w:szCs w:val="20"/>
        </w:rPr>
      </w:pPr>
    </w:p>
    <w:p w14:paraId="21077CEB" w14:textId="77777777" w:rsidR="008433BE" w:rsidRDefault="008433BE" w:rsidP="001C0DDB">
      <w:pPr>
        <w:pStyle w:val="Listenabsatz"/>
        <w:ind w:left="0" w:right="276"/>
        <w:jc w:val="both"/>
        <w:rPr>
          <w:sz w:val="20"/>
          <w:szCs w:val="20"/>
        </w:rPr>
      </w:pPr>
    </w:p>
    <w:p w14:paraId="374FFB7E" w14:textId="59E5D01D" w:rsidR="008433BE" w:rsidRPr="001C0DDB" w:rsidRDefault="008433BE" w:rsidP="001C0DDB">
      <w:pPr>
        <w:pStyle w:val="Listenabsatz"/>
        <w:ind w:left="0" w:right="276"/>
        <w:jc w:val="both"/>
        <w:rPr>
          <w:sz w:val="20"/>
          <w:szCs w:val="20"/>
        </w:rPr>
      </w:pPr>
      <w:r w:rsidRPr="008433BE">
        <w:rPr>
          <w:noProof/>
          <w:sz w:val="20"/>
          <w:szCs w:val="20"/>
          <w:highlight w:val="black"/>
          <w:lang w:val="de-DE" w:eastAsia="de-DE"/>
        </w:rPr>
        <w:drawing>
          <wp:inline distT="0" distB="0" distL="0" distR="0" wp14:anchorId="50ED0269" wp14:editId="37DE1CB9">
            <wp:extent cx="1831975" cy="1369695"/>
            <wp:effectExtent l="0" t="0" r="0" b="1905"/>
            <wp:docPr id="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32846" cy="1370346"/>
                    </a:xfrm>
                    <a:prstGeom prst="rect">
                      <a:avLst/>
                    </a:prstGeom>
                    <a:noFill/>
                    <a:ln>
                      <a:noFill/>
                    </a:ln>
                  </pic:spPr>
                </pic:pic>
              </a:graphicData>
            </a:graphic>
          </wp:inline>
        </w:drawing>
      </w:r>
      <w:r w:rsidRPr="008433BE">
        <w:rPr>
          <w:highlight w:val="black"/>
        </w:rPr>
        <w:t xml:space="preserve"> </w:t>
      </w:r>
      <w:r w:rsidRPr="008433BE">
        <w:rPr>
          <w:noProof/>
          <w:sz w:val="20"/>
          <w:szCs w:val="20"/>
          <w:highlight w:val="black"/>
          <w:lang w:val="de-DE" w:eastAsia="de-DE"/>
        </w:rPr>
        <w:drawing>
          <wp:inline distT="0" distB="0" distL="0" distR="0" wp14:anchorId="110C9EB6" wp14:editId="10FCA1AD">
            <wp:extent cx="1562734" cy="1374775"/>
            <wp:effectExtent l="0" t="0" r="12700" b="0"/>
            <wp:docPr id="4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3728" cy="1375649"/>
                    </a:xfrm>
                    <a:prstGeom prst="rect">
                      <a:avLst/>
                    </a:prstGeom>
                    <a:noFill/>
                    <a:ln>
                      <a:noFill/>
                    </a:ln>
                  </pic:spPr>
                </pic:pic>
              </a:graphicData>
            </a:graphic>
          </wp:inline>
        </w:drawing>
      </w:r>
      <w:r w:rsidRPr="008433BE">
        <w:rPr>
          <w:highlight w:val="black"/>
        </w:rPr>
        <w:t xml:space="preserve"> </w:t>
      </w:r>
      <w:r w:rsidRPr="008433BE">
        <w:rPr>
          <w:noProof/>
          <w:highlight w:val="black"/>
          <w:lang w:val="de-DE" w:eastAsia="de-DE"/>
        </w:rPr>
        <w:drawing>
          <wp:inline distT="0" distB="0" distL="0" distR="0" wp14:anchorId="16500032" wp14:editId="6D6CD219">
            <wp:extent cx="1673993" cy="1386840"/>
            <wp:effectExtent l="0" t="0" r="2540" b="10160"/>
            <wp:docPr id="4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5778" cy="1388318"/>
                    </a:xfrm>
                    <a:prstGeom prst="rect">
                      <a:avLst/>
                    </a:prstGeom>
                    <a:noFill/>
                    <a:ln>
                      <a:noFill/>
                    </a:ln>
                  </pic:spPr>
                </pic:pic>
              </a:graphicData>
            </a:graphic>
          </wp:inline>
        </w:drawing>
      </w:r>
    </w:p>
    <w:p w14:paraId="04458B55" w14:textId="2DEFB0EE" w:rsidR="001C0DDB" w:rsidRPr="00AE5499" w:rsidRDefault="008433BE" w:rsidP="00AE5499">
      <w:pPr>
        <w:ind w:right="276"/>
        <w:jc w:val="both"/>
        <w:rPr>
          <w:sz w:val="20"/>
          <w:szCs w:val="20"/>
        </w:rPr>
      </w:pPr>
      <w:r>
        <w:rPr>
          <w:b/>
          <w:sz w:val="20"/>
          <w:szCs w:val="20"/>
        </w:rPr>
        <w:lastRenderedPageBreak/>
        <w:t>Figur 9: linke FFA in der Gruppenanalyse</w:t>
      </w:r>
      <w:r w:rsidR="00AE5499">
        <w:rPr>
          <w:b/>
          <w:sz w:val="20"/>
          <w:szCs w:val="20"/>
        </w:rPr>
        <w:t xml:space="preserve">. </w:t>
      </w:r>
      <w:r w:rsidR="00AE5499">
        <w:rPr>
          <w:sz w:val="20"/>
          <w:szCs w:val="20"/>
          <w:lang w:val="es-ES"/>
        </w:rPr>
        <w:t>Bei Kontrast von Gesichter&gt;Häuser in der Gruppenanlyse mit p=0.001 (unc.) und eine Clustergrö</w:t>
      </w:r>
      <w:r w:rsidR="00AE5499" w:rsidRPr="00D9337E">
        <w:rPr>
          <w:sz w:val="20"/>
          <w:szCs w:val="20"/>
        </w:rPr>
        <w:t>ß</w:t>
      </w:r>
      <w:r w:rsidR="00AE5499">
        <w:rPr>
          <w:sz w:val="20"/>
          <w:szCs w:val="20"/>
        </w:rPr>
        <w:t xml:space="preserve">e von 5 sind die Koordinaten der lFFA </w:t>
      </w:r>
      <w:r w:rsidR="00AE5499" w:rsidRPr="00AE5499">
        <w:rPr>
          <w:sz w:val="20"/>
          <w:szCs w:val="20"/>
        </w:rPr>
        <w:t>x=-44, y=-50, z=-22</w:t>
      </w:r>
    </w:p>
    <w:p w14:paraId="084974A9" w14:textId="16F5369D" w:rsidR="00EA49A5" w:rsidRPr="00AC7E78" w:rsidRDefault="00EA49A5" w:rsidP="00AC7E78">
      <w:pPr>
        <w:jc w:val="both"/>
        <w:rPr>
          <w:b/>
          <w:sz w:val="28"/>
          <w:szCs w:val="28"/>
          <w:lang w:val="es-ES"/>
        </w:rPr>
      </w:pPr>
    </w:p>
    <w:p w14:paraId="050D2661" w14:textId="77777777" w:rsidR="00EA49A5" w:rsidRPr="00EA49A5" w:rsidRDefault="00EA49A5" w:rsidP="00EA49A5">
      <w:pPr>
        <w:pStyle w:val="Listenabsatz"/>
        <w:ind w:left="284"/>
        <w:jc w:val="both"/>
        <w:rPr>
          <w:b/>
          <w:sz w:val="28"/>
          <w:szCs w:val="28"/>
          <w:lang w:val="es-ES"/>
        </w:rPr>
      </w:pPr>
    </w:p>
    <w:p w14:paraId="4EFA0509" w14:textId="2C69F85E" w:rsidR="00EA49A5" w:rsidRPr="00EA49A5" w:rsidRDefault="00EA49A5" w:rsidP="00EA49A5">
      <w:pPr>
        <w:pStyle w:val="Listenabsatz"/>
        <w:ind w:left="284" w:hanging="284"/>
        <w:jc w:val="both"/>
        <w:rPr>
          <w:b/>
          <w:sz w:val="28"/>
          <w:szCs w:val="28"/>
          <w:lang w:val="es-ES"/>
        </w:rPr>
      </w:pPr>
    </w:p>
    <w:p w14:paraId="4145491F" w14:textId="7FCCFEC0" w:rsidR="00721000" w:rsidRDefault="00782713" w:rsidP="005659DC">
      <w:pPr>
        <w:jc w:val="both"/>
        <w:rPr>
          <w:lang w:val="es-ES"/>
        </w:rPr>
      </w:pPr>
      <w:r w:rsidRPr="00782713">
        <w:rPr>
          <w:noProof/>
          <w:highlight w:val="black"/>
          <w:lang w:val="de-DE" w:eastAsia="de-DE"/>
        </w:rPr>
        <w:drawing>
          <wp:inline distT="0" distB="0" distL="0" distR="0" wp14:anchorId="3DC96364" wp14:editId="6E1BA7DB">
            <wp:extent cx="1831975" cy="1377315"/>
            <wp:effectExtent l="0" t="0" r="0" b="0"/>
            <wp:docPr id="4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31975" cy="1377315"/>
                    </a:xfrm>
                    <a:prstGeom prst="rect">
                      <a:avLst/>
                    </a:prstGeom>
                    <a:noFill/>
                    <a:ln>
                      <a:noFill/>
                    </a:ln>
                  </pic:spPr>
                </pic:pic>
              </a:graphicData>
            </a:graphic>
          </wp:inline>
        </w:drawing>
      </w:r>
      <w:r w:rsidRPr="00782713">
        <w:rPr>
          <w:noProof/>
          <w:highlight w:val="black"/>
          <w:lang w:val="de-DE" w:eastAsia="de-DE"/>
        </w:rPr>
        <w:drawing>
          <wp:inline distT="0" distB="0" distL="0" distR="0" wp14:anchorId="4FF80101" wp14:editId="6FB7A505">
            <wp:extent cx="1645285" cy="1365009"/>
            <wp:effectExtent l="0" t="0" r="5715" b="6985"/>
            <wp:docPr id="4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47871" cy="1367154"/>
                    </a:xfrm>
                    <a:prstGeom prst="rect">
                      <a:avLst/>
                    </a:prstGeom>
                    <a:noFill/>
                    <a:ln>
                      <a:noFill/>
                    </a:ln>
                  </pic:spPr>
                </pic:pic>
              </a:graphicData>
            </a:graphic>
          </wp:inline>
        </w:drawing>
      </w:r>
      <w:r w:rsidRPr="00782713">
        <w:rPr>
          <w:noProof/>
          <w:highlight w:val="black"/>
          <w:lang w:val="de-DE" w:eastAsia="de-DE"/>
        </w:rPr>
        <w:drawing>
          <wp:inline distT="0" distB="0" distL="0" distR="0" wp14:anchorId="3AE180F3" wp14:editId="22C9FD0D">
            <wp:extent cx="1649095" cy="1371896"/>
            <wp:effectExtent l="0" t="0" r="1905" b="0"/>
            <wp:docPr id="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50620" cy="1373165"/>
                    </a:xfrm>
                    <a:prstGeom prst="rect">
                      <a:avLst/>
                    </a:prstGeom>
                    <a:noFill/>
                    <a:ln>
                      <a:noFill/>
                    </a:ln>
                  </pic:spPr>
                </pic:pic>
              </a:graphicData>
            </a:graphic>
          </wp:inline>
        </w:drawing>
      </w:r>
    </w:p>
    <w:p w14:paraId="21FC99D8" w14:textId="4A879D37" w:rsidR="00782713" w:rsidRDefault="00782713" w:rsidP="00053607">
      <w:pPr>
        <w:ind w:right="418"/>
        <w:jc w:val="both"/>
        <w:rPr>
          <w:sz w:val="20"/>
          <w:szCs w:val="20"/>
        </w:rPr>
      </w:pPr>
      <w:r>
        <w:rPr>
          <w:b/>
          <w:sz w:val="20"/>
          <w:szCs w:val="20"/>
          <w:lang w:val="es-ES"/>
        </w:rPr>
        <w:t xml:space="preserve">Figur 10: Cluster im rechten ATL in der Gruppenanalyse. </w:t>
      </w:r>
      <w:r>
        <w:rPr>
          <w:sz w:val="20"/>
          <w:szCs w:val="20"/>
          <w:lang w:val="es-ES"/>
        </w:rPr>
        <w:t>Durch die Streuung des ATLs in der Gruppe kann man hier nur von einer der Clusters reden innerhalb des anterior</w:t>
      </w:r>
      <w:r w:rsidR="00730E06">
        <w:rPr>
          <w:sz w:val="20"/>
          <w:szCs w:val="20"/>
          <w:lang w:val="es-ES"/>
        </w:rPr>
        <w:t>en Temporallappens. Beim Kontrast Gesichter&gt;Häuser, eine Clustergrö</w:t>
      </w:r>
      <w:r w:rsidR="00730E06" w:rsidRPr="00D9337E">
        <w:rPr>
          <w:sz w:val="20"/>
          <w:szCs w:val="20"/>
        </w:rPr>
        <w:t>ß</w:t>
      </w:r>
      <w:r w:rsidR="00730E06">
        <w:rPr>
          <w:sz w:val="20"/>
          <w:szCs w:val="20"/>
        </w:rPr>
        <w:t xml:space="preserve">e von 5 Voxels und p=0.001 (unc.) sind die Koordinaten </w:t>
      </w:r>
      <w:r w:rsidR="00730E06" w:rsidRPr="00730E06">
        <w:rPr>
          <w:sz w:val="20"/>
          <w:szCs w:val="20"/>
        </w:rPr>
        <w:t>x=40, y=2, z=-42</w:t>
      </w:r>
      <w:r w:rsidR="00730E06">
        <w:rPr>
          <w:sz w:val="20"/>
          <w:szCs w:val="20"/>
        </w:rPr>
        <w:t>.</w:t>
      </w:r>
    </w:p>
    <w:p w14:paraId="4FA720BE" w14:textId="77777777" w:rsidR="00730E06" w:rsidRDefault="00730E06" w:rsidP="005659DC">
      <w:pPr>
        <w:jc w:val="both"/>
        <w:rPr>
          <w:sz w:val="20"/>
          <w:szCs w:val="20"/>
        </w:rPr>
      </w:pPr>
    </w:p>
    <w:p w14:paraId="59A00A17" w14:textId="77777777" w:rsidR="00730E06" w:rsidRDefault="00730E06" w:rsidP="005659DC">
      <w:pPr>
        <w:jc w:val="both"/>
        <w:rPr>
          <w:sz w:val="20"/>
          <w:szCs w:val="20"/>
        </w:rPr>
      </w:pPr>
    </w:p>
    <w:p w14:paraId="00403547" w14:textId="77777777" w:rsidR="00445876" w:rsidRDefault="00445876" w:rsidP="005659DC">
      <w:pPr>
        <w:jc w:val="both"/>
        <w:rPr>
          <w:sz w:val="20"/>
          <w:szCs w:val="20"/>
        </w:rPr>
      </w:pPr>
    </w:p>
    <w:p w14:paraId="75E19840" w14:textId="77777777" w:rsidR="00730E06" w:rsidRDefault="00730E06" w:rsidP="005659DC">
      <w:pPr>
        <w:jc w:val="both"/>
        <w:rPr>
          <w:sz w:val="20"/>
          <w:szCs w:val="20"/>
        </w:rPr>
      </w:pPr>
    </w:p>
    <w:p w14:paraId="6BAFF1DD" w14:textId="7892B08E" w:rsidR="00730E06" w:rsidRPr="00782713" w:rsidRDefault="00730E06" w:rsidP="005659DC">
      <w:pPr>
        <w:jc w:val="both"/>
        <w:rPr>
          <w:sz w:val="20"/>
          <w:szCs w:val="20"/>
          <w:lang w:val="es-ES"/>
        </w:rPr>
      </w:pPr>
      <w:r w:rsidRPr="00730E06">
        <w:rPr>
          <w:noProof/>
          <w:sz w:val="20"/>
          <w:szCs w:val="20"/>
          <w:highlight w:val="black"/>
          <w:lang w:val="de-DE" w:eastAsia="de-DE"/>
        </w:rPr>
        <w:drawing>
          <wp:inline distT="0" distB="0" distL="0" distR="0" wp14:anchorId="161B867E" wp14:editId="19B096AE">
            <wp:extent cx="1717675" cy="1430850"/>
            <wp:effectExtent l="0" t="0" r="9525" b="0"/>
            <wp:docPr id="4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9269" cy="1432178"/>
                    </a:xfrm>
                    <a:prstGeom prst="rect">
                      <a:avLst/>
                    </a:prstGeom>
                    <a:noFill/>
                    <a:ln>
                      <a:noFill/>
                    </a:ln>
                  </pic:spPr>
                </pic:pic>
              </a:graphicData>
            </a:graphic>
          </wp:inline>
        </w:drawing>
      </w:r>
      <w:r w:rsidRPr="00730E06">
        <w:rPr>
          <w:noProof/>
          <w:sz w:val="20"/>
          <w:szCs w:val="20"/>
          <w:highlight w:val="black"/>
          <w:lang w:val="de-DE" w:eastAsia="de-DE"/>
        </w:rPr>
        <w:drawing>
          <wp:inline distT="0" distB="0" distL="0" distR="0" wp14:anchorId="3A0052F5" wp14:editId="74BF107F">
            <wp:extent cx="1651635" cy="1428239"/>
            <wp:effectExtent l="0" t="0" r="0" b="0"/>
            <wp:docPr id="4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52991" cy="1429411"/>
                    </a:xfrm>
                    <a:prstGeom prst="rect">
                      <a:avLst/>
                    </a:prstGeom>
                    <a:noFill/>
                    <a:ln>
                      <a:noFill/>
                    </a:ln>
                  </pic:spPr>
                </pic:pic>
              </a:graphicData>
            </a:graphic>
          </wp:inline>
        </w:drawing>
      </w:r>
      <w:r w:rsidRPr="00730E06">
        <w:rPr>
          <w:highlight w:val="black"/>
        </w:rPr>
        <w:t xml:space="preserve"> </w:t>
      </w:r>
      <w:r w:rsidRPr="00730E06">
        <w:rPr>
          <w:noProof/>
          <w:sz w:val="20"/>
          <w:szCs w:val="20"/>
          <w:highlight w:val="black"/>
          <w:lang w:val="de-DE" w:eastAsia="de-DE"/>
        </w:rPr>
        <w:drawing>
          <wp:inline distT="0" distB="0" distL="0" distR="0" wp14:anchorId="16559051" wp14:editId="7B2C846F">
            <wp:extent cx="1698117" cy="1424608"/>
            <wp:effectExtent l="0" t="0" r="3810" b="0"/>
            <wp:docPr id="4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99247" cy="1425556"/>
                    </a:xfrm>
                    <a:prstGeom prst="rect">
                      <a:avLst/>
                    </a:prstGeom>
                    <a:noFill/>
                    <a:ln>
                      <a:noFill/>
                    </a:ln>
                  </pic:spPr>
                </pic:pic>
              </a:graphicData>
            </a:graphic>
          </wp:inline>
        </w:drawing>
      </w:r>
    </w:p>
    <w:p w14:paraId="72A6B2DB" w14:textId="1630F297" w:rsidR="00782713" w:rsidRDefault="009F4741" w:rsidP="00F708DE">
      <w:pPr>
        <w:ind w:right="418"/>
        <w:jc w:val="both"/>
        <w:rPr>
          <w:sz w:val="20"/>
          <w:szCs w:val="20"/>
        </w:rPr>
      </w:pPr>
      <w:r>
        <w:rPr>
          <w:b/>
          <w:sz w:val="20"/>
          <w:szCs w:val="20"/>
          <w:lang w:val="es-ES"/>
        </w:rPr>
        <w:t xml:space="preserve">Figur 11: Cluster im linken ATL in der Gruppenanalyse. </w:t>
      </w:r>
      <w:r>
        <w:rPr>
          <w:sz w:val="20"/>
          <w:szCs w:val="20"/>
          <w:lang w:val="es-ES"/>
        </w:rPr>
        <w:t>Im linken anterioren Temporallappen sind mehrere Clusters zu sehen, die auch hier die Streuung des ATLs innerhalb der Probandengruppe</w:t>
      </w:r>
      <w:r w:rsidR="00666763">
        <w:rPr>
          <w:sz w:val="20"/>
          <w:szCs w:val="20"/>
          <w:lang w:val="es-ES"/>
        </w:rPr>
        <w:t xml:space="preserve"> zeigen. Beim Kontrast Gesichter&gt;Häuser, eine Clustergrö</w:t>
      </w:r>
      <w:r w:rsidR="00666763" w:rsidRPr="00D9337E">
        <w:rPr>
          <w:sz w:val="20"/>
          <w:szCs w:val="20"/>
        </w:rPr>
        <w:t>ß</w:t>
      </w:r>
      <w:r w:rsidR="00666763">
        <w:rPr>
          <w:sz w:val="20"/>
          <w:szCs w:val="20"/>
        </w:rPr>
        <w:t xml:space="preserve">e von 5 Voxels und p=0.001 (unc.) sind die Koordinaten </w:t>
      </w:r>
      <w:r w:rsidR="00666763" w:rsidRPr="00666763">
        <w:rPr>
          <w:sz w:val="20"/>
          <w:szCs w:val="20"/>
        </w:rPr>
        <w:t>x= -34, y=4, z= -30</w:t>
      </w:r>
      <w:r w:rsidR="00666763">
        <w:rPr>
          <w:sz w:val="20"/>
          <w:szCs w:val="20"/>
        </w:rPr>
        <w:t>.</w:t>
      </w:r>
    </w:p>
    <w:p w14:paraId="6BD77F16" w14:textId="77777777" w:rsidR="00A86D21" w:rsidRDefault="00A86D21" w:rsidP="005659DC">
      <w:pPr>
        <w:jc w:val="both"/>
        <w:rPr>
          <w:sz w:val="20"/>
          <w:szCs w:val="20"/>
        </w:rPr>
      </w:pPr>
    </w:p>
    <w:p w14:paraId="4035F2FD" w14:textId="77777777" w:rsidR="00053607" w:rsidRDefault="00053607" w:rsidP="005659DC">
      <w:pPr>
        <w:jc w:val="both"/>
        <w:rPr>
          <w:sz w:val="20"/>
          <w:szCs w:val="20"/>
        </w:rPr>
      </w:pPr>
    </w:p>
    <w:p w14:paraId="4533521F" w14:textId="77777777" w:rsidR="00A86D21" w:rsidRDefault="00A86D21" w:rsidP="005659DC">
      <w:pPr>
        <w:jc w:val="both"/>
        <w:rPr>
          <w:sz w:val="20"/>
          <w:szCs w:val="20"/>
          <w:lang w:val="es-ES"/>
        </w:rPr>
      </w:pPr>
    </w:p>
    <w:p w14:paraId="3A488BE8" w14:textId="4E49E4AB" w:rsidR="00445876" w:rsidRPr="00CD4454" w:rsidRDefault="00CD4454" w:rsidP="005659DC">
      <w:pPr>
        <w:jc w:val="both"/>
        <w:rPr>
          <w:lang w:val="es-ES"/>
        </w:rPr>
      </w:pPr>
      <w:r>
        <w:rPr>
          <w:lang w:val="es-ES"/>
        </w:rPr>
        <w:t>Zusätzliche Region: Amygdala</w:t>
      </w:r>
    </w:p>
    <w:p w14:paraId="0C2C1615" w14:textId="77777777" w:rsidR="00445876" w:rsidRDefault="00445876" w:rsidP="005659DC">
      <w:pPr>
        <w:jc w:val="both"/>
        <w:rPr>
          <w:sz w:val="20"/>
          <w:szCs w:val="20"/>
          <w:lang w:val="es-ES"/>
        </w:rPr>
      </w:pPr>
    </w:p>
    <w:p w14:paraId="7578E6E8" w14:textId="0F7CC248" w:rsidR="00E02963" w:rsidRPr="009F4741" w:rsidRDefault="00E02963" w:rsidP="005659DC">
      <w:pPr>
        <w:jc w:val="both"/>
        <w:rPr>
          <w:sz w:val="20"/>
          <w:szCs w:val="20"/>
          <w:lang w:val="es-ES"/>
        </w:rPr>
      </w:pPr>
      <w:r w:rsidRPr="00053607">
        <w:rPr>
          <w:noProof/>
          <w:sz w:val="20"/>
          <w:szCs w:val="20"/>
          <w:highlight w:val="black"/>
          <w:lang w:val="de-DE" w:eastAsia="de-DE"/>
        </w:rPr>
        <w:drawing>
          <wp:inline distT="0" distB="0" distL="0" distR="0" wp14:anchorId="090458EC" wp14:editId="78D7EC17">
            <wp:extent cx="1717675" cy="1434465"/>
            <wp:effectExtent l="0" t="0" r="9525" b="0"/>
            <wp:docPr id="4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18392" cy="1435064"/>
                    </a:xfrm>
                    <a:prstGeom prst="rect">
                      <a:avLst/>
                    </a:prstGeom>
                    <a:noFill/>
                    <a:ln>
                      <a:noFill/>
                    </a:ln>
                  </pic:spPr>
                </pic:pic>
              </a:graphicData>
            </a:graphic>
          </wp:inline>
        </w:drawing>
      </w:r>
      <w:r w:rsidRPr="00053607">
        <w:rPr>
          <w:noProof/>
          <w:sz w:val="20"/>
          <w:szCs w:val="20"/>
          <w:highlight w:val="black"/>
          <w:lang w:val="de-DE" w:eastAsia="de-DE"/>
        </w:rPr>
        <w:drawing>
          <wp:inline distT="0" distB="0" distL="0" distR="0" wp14:anchorId="27BD42CE" wp14:editId="19E55F11">
            <wp:extent cx="1704975" cy="1437005"/>
            <wp:effectExtent l="0" t="0" r="0" b="10795"/>
            <wp:docPr id="5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06584" cy="1438361"/>
                    </a:xfrm>
                    <a:prstGeom prst="rect">
                      <a:avLst/>
                    </a:prstGeom>
                    <a:noFill/>
                    <a:ln>
                      <a:noFill/>
                    </a:ln>
                  </pic:spPr>
                </pic:pic>
              </a:graphicData>
            </a:graphic>
          </wp:inline>
        </w:drawing>
      </w:r>
      <w:r w:rsidRPr="00053607">
        <w:rPr>
          <w:noProof/>
          <w:sz w:val="20"/>
          <w:szCs w:val="20"/>
          <w:highlight w:val="black"/>
          <w:lang w:val="de-DE" w:eastAsia="de-DE"/>
        </w:rPr>
        <w:drawing>
          <wp:inline distT="0" distB="0" distL="0" distR="0" wp14:anchorId="672972B0" wp14:editId="20EC7BF8">
            <wp:extent cx="1731010" cy="1427957"/>
            <wp:effectExtent l="0" t="0" r="0" b="0"/>
            <wp:docPr id="5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33235" cy="1429793"/>
                    </a:xfrm>
                    <a:prstGeom prst="rect">
                      <a:avLst/>
                    </a:prstGeom>
                    <a:noFill/>
                    <a:ln>
                      <a:noFill/>
                    </a:ln>
                  </pic:spPr>
                </pic:pic>
              </a:graphicData>
            </a:graphic>
          </wp:inline>
        </w:drawing>
      </w:r>
    </w:p>
    <w:p w14:paraId="00286F07" w14:textId="4BD33AB7" w:rsidR="00782713" w:rsidRPr="00053607" w:rsidRDefault="00053607" w:rsidP="00053607">
      <w:pPr>
        <w:ind w:right="418"/>
        <w:jc w:val="both"/>
        <w:rPr>
          <w:sz w:val="20"/>
          <w:szCs w:val="20"/>
          <w:lang w:val="es-ES"/>
        </w:rPr>
      </w:pPr>
      <w:r>
        <w:rPr>
          <w:b/>
          <w:sz w:val="20"/>
          <w:szCs w:val="20"/>
          <w:lang w:val="es-ES"/>
        </w:rPr>
        <w:t xml:space="preserve">Figur 12: rechte Amygdala in der Gruppenanalyse. </w:t>
      </w:r>
      <w:r>
        <w:rPr>
          <w:sz w:val="20"/>
          <w:szCs w:val="20"/>
          <w:lang w:val="es-ES"/>
        </w:rPr>
        <w:t>Beim Kontrast Gesichter&gt;Häuser, eine Clustergrö</w:t>
      </w:r>
      <w:r w:rsidRPr="00D9337E">
        <w:rPr>
          <w:sz w:val="20"/>
          <w:szCs w:val="20"/>
        </w:rPr>
        <w:t>ß</w:t>
      </w:r>
      <w:r>
        <w:rPr>
          <w:sz w:val="20"/>
          <w:szCs w:val="20"/>
        </w:rPr>
        <w:t xml:space="preserve">e von 5 Voxels und p=0.001 (unc.) sind die Koordinaten der rechten Amygdala </w:t>
      </w:r>
      <w:r w:rsidRPr="00053607">
        <w:rPr>
          <w:sz w:val="20"/>
          <w:szCs w:val="20"/>
        </w:rPr>
        <w:t>x= 20, y= -10, z= -16</w:t>
      </w:r>
      <w:r>
        <w:rPr>
          <w:sz w:val="20"/>
          <w:szCs w:val="20"/>
        </w:rPr>
        <w:t>.</w:t>
      </w:r>
    </w:p>
    <w:p w14:paraId="2A380F93" w14:textId="77777777" w:rsidR="00782713" w:rsidRDefault="00782713" w:rsidP="005659DC">
      <w:pPr>
        <w:jc w:val="both"/>
        <w:rPr>
          <w:lang w:val="es-ES"/>
        </w:rPr>
      </w:pPr>
    </w:p>
    <w:p w14:paraId="36036F80" w14:textId="77777777" w:rsidR="00376E14" w:rsidRDefault="00376E14" w:rsidP="005659DC">
      <w:pPr>
        <w:jc w:val="both"/>
        <w:rPr>
          <w:lang w:val="es-ES"/>
        </w:rPr>
      </w:pPr>
    </w:p>
    <w:p w14:paraId="33C32519" w14:textId="77777777" w:rsidR="00376E14" w:rsidRDefault="00376E14" w:rsidP="005659DC">
      <w:pPr>
        <w:jc w:val="both"/>
        <w:rPr>
          <w:lang w:val="es-ES"/>
        </w:rPr>
      </w:pPr>
    </w:p>
    <w:p w14:paraId="3CD94D8E" w14:textId="2D35727D" w:rsidR="00376E14" w:rsidRDefault="00376E14" w:rsidP="005659DC">
      <w:pPr>
        <w:jc w:val="both"/>
        <w:rPr>
          <w:lang w:val="es-ES"/>
        </w:rPr>
      </w:pPr>
      <w:r w:rsidRPr="009D6271">
        <w:rPr>
          <w:noProof/>
          <w:highlight w:val="black"/>
          <w:lang w:val="de-DE" w:eastAsia="de-DE"/>
        </w:rPr>
        <w:lastRenderedPageBreak/>
        <w:drawing>
          <wp:inline distT="0" distB="0" distL="0" distR="0" wp14:anchorId="2063EF3C" wp14:editId="463C763D">
            <wp:extent cx="1831975" cy="1421765"/>
            <wp:effectExtent l="0" t="0" r="0" b="635"/>
            <wp:docPr id="5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33092" cy="1422632"/>
                    </a:xfrm>
                    <a:prstGeom prst="rect">
                      <a:avLst/>
                    </a:prstGeom>
                    <a:noFill/>
                    <a:ln>
                      <a:noFill/>
                    </a:ln>
                  </pic:spPr>
                </pic:pic>
              </a:graphicData>
            </a:graphic>
          </wp:inline>
        </w:drawing>
      </w:r>
      <w:r w:rsidRPr="009D6271">
        <w:rPr>
          <w:noProof/>
          <w:highlight w:val="black"/>
          <w:lang w:val="de-DE" w:eastAsia="de-DE"/>
        </w:rPr>
        <w:drawing>
          <wp:inline distT="0" distB="0" distL="0" distR="0" wp14:anchorId="45D3741B" wp14:editId="3E3363B1">
            <wp:extent cx="1543050" cy="1405890"/>
            <wp:effectExtent l="0" t="0" r="6350" b="0"/>
            <wp:docPr id="5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43050" cy="1405890"/>
                    </a:xfrm>
                    <a:prstGeom prst="rect">
                      <a:avLst/>
                    </a:prstGeom>
                    <a:noFill/>
                    <a:ln>
                      <a:noFill/>
                    </a:ln>
                  </pic:spPr>
                </pic:pic>
              </a:graphicData>
            </a:graphic>
          </wp:inline>
        </w:drawing>
      </w:r>
      <w:r w:rsidRPr="009D6271">
        <w:rPr>
          <w:noProof/>
          <w:highlight w:val="black"/>
          <w:lang w:val="de-DE" w:eastAsia="de-DE"/>
        </w:rPr>
        <w:drawing>
          <wp:inline distT="0" distB="0" distL="0" distR="0" wp14:anchorId="6D2606AB" wp14:editId="2DFC3590">
            <wp:extent cx="1534795" cy="1413510"/>
            <wp:effectExtent l="0" t="0" r="0" b="8890"/>
            <wp:docPr id="5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36127" cy="1414737"/>
                    </a:xfrm>
                    <a:prstGeom prst="rect">
                      <a:avLst/>
                    </a:prstGeom>
                    <a:noFill/>
                    <a:ln>
                      <a:noFill/>
                    </a:ln>
                  </pic:spPr>
                </pic:pic>
              </a:graphicData>
            </a:graphic>
          </wp:inline>
        </w:drawing>
      </w:r>
    </w:p>
    <w:p w14:paraId="77810212" w14:textId="52109E0B" w:rsidR="00376E14" w:rsidRDefault="008375DA" w:rsidP="008375DA">
      <w:pPr>
        <w:ind w:right="701"/>
        <w:jc w:val="both"/>
        <w:rPr>
          <w:sz w:val="20"/>
          <w:szCs w:val="20"/>
        </w:rPr>
      </w:pPr>
      <w:r>
        <w:rPr>
          <w:b/>
          <w:sz w:val="20"/>
          <w:szCs w:val="20"/>
          <w:lang w:val="es-ES"/>
        </w:rPr>
        <w:t xml:space="preserve">Figur 13: linke Amygdala in der Gruppenanalyse. </w:t>
      </w:r>
      <w:r>
        <w:rPr>
          <w:sz w:val="20"/>
          <w:szCs w:val="20"/>
          <w:lang w:val="es-ES"/>
        </w:rPr>
        <w:t>Beim Kontrast Gesichter&gt;Häuser, eine Clustergrö</w:t>
      </w:r>
      <w:r w:rsidRPr="00D9337E">
        <w:rPr>
          <w:sz w:val="20"/>
          <w:szCs w:val="20"/>
        </w:rPr>
        <w:t>ß</w:t>
      </w:r>
      <w:r>
        <w:rPr>
          <w:sz w:val="20"/>
          <w:szCs w:val="20"/>
        </w:rPr>
        <w:t xml:space="preserve">e von 5 Voxels und p=0.001 (unc.) sind die Koordinaten der linken Amygdala </w:t>
      </w:r>
      <w:r w:rsidRPr="008375DA">
        <w:rPr>
          <w:sz w:val="20"/>
          <w:szCs w:val="20"/>
        </w:rPr>
        <w:t>x= -22, y= -10, z= -12</w:t>
      </w:r>
    </w:p>
    <w:p w14:paraId="78BA8CD6" w14:textId="77777777" w:rsidR="00CF3E47" w:rsidRDefault="00CF3E47" w:rsidP="008375DA">
      <w:pPr>
        <w:ind w:right="701"/>
        <w:jc w:val="both"/>
        <w:rPr>
          <w:sz w:val="20"/>
          <w:szCs w:val="20"/>
        </w:rPr>
      </w:pPr>
    </w:p>
    <w:p w14:paraId="27B9F5BD" w14:textId="77777777" w:rsidR="00CF3E47" w:rsidRPr="00376E14" w:rsidRDefault="00CF3E47" w:rsidP="008375DA">
      <w:pPr>
        <w:ind w:right="701"/>
        <w:jc w:val="both"/>
        <w:rPr>
          <w:b/>
          <w:sz w:val="20"/>
          <w:szCs w:val="20"/>
          <w:lang w:val="es-ES"/>
        </w:rPr>
      </w:pPr>
    </w:p>
    <w:p w14:paraId="5AFA3437" w14:textId="77777777" w:rsidR="00782713" w:rsidRDefault="00782713" w:rsidP="005659DC">
      <w:pPr>
        <w:jc w:val="both"/>
        <w:rPr>
          <w:lang w:val="es-ES"/>
        </w:rPr>
      </w:pPr>
    </w:p>
    <w:p w14:paraId="759CA040" w14:textId="6DA3771E" w:rsidR="00445876" w:rsidRDefault="0044274B" w:rsidP="005659DC">
      <w:pPr>
        <w:jc w:val="both"/>
        <w:rPr>
          <w:i/>
          <w:u w:val="single"/>
          <w:lang w:val="es-ES"/>
        </w:rPr>
      </w:pPr>
      <w:r>
        <w:rPr>
          <w:i/>
          <w:lang w:val="es-ES"/>
        </w:rPr>
        <w:t>3.2</w:t>
      </w:r>
      <w:r w:rsidR="00445876">
        <w:rPr>
          <w:i/>
          <w:lang w:val="es-ES"/>
        </w:rPr>
        <w:t xml:space="preserve">.2 </w:t>
      </w:r>
      <w:r w:rsidR="00445876">
        <w:rPr>
          <w:i/>
          <w:u w:val="single"/>
          <w:lang w:val="es-ES"/>
        </w:rPr>
        <w:t>Hirnaktivierung eines einzelnen Probanden</w:t>
      </w:r>
    </w:p>
    <w:p w14:paraId="7FCBD1B5" w14:textId="77777777" w:rsidR="00F3446E" w:rsidRDefault="00F3446E" w:rsidP="005659DC">
      <w:pPr>
        <w:jc w:val="both"/>
        <w:rPr>
          <w:i/>
          <w:u w:val="single"/>
          <w:lang w:val="es-ES"/>
        </w:rPr>
      </w:pPr>
    </w:p>
    <w:p w14:paraId="06BEA475" w14:textId="77777777" w:rsidR="00445876" w:rsidRDefault="00445876" w:rsidP="005659DC">
      <w:pPr>
        <w:jc w:val="both"/>
        <w:rPr>
          <w:i/>
          <w:u w:val="single"/>
          <w:lang w:val="es-ES"/>
        </w:rPr>
      </w:pPr>
    </w:p>
    <w:p w14:paraId="25364D4A" w14:textId="0FBC915D" w:rsidR="00904411" w:rsidRDefault="00904411" w:rsidP="005659DC">
      <w:pPr>
        <w:jc w:val="both"/>
        <w:rPr>
          <w:lang w:val="es-ES"/>
        </w:rPr>
      </w:pPr>
      <w:r>
        <w:rPr>
          <w:lang w:val="es-ES"/>
        </w:rPr>
        <w:t>Nach den Ergebnissen der Hirnaktivierung in der Gruppenanalyse möchte ich exemplarisch die Hirnaktivierung eines einzelnen Probanden darstellen. Dabei beschränke ich mich hier auf die ROIs, also auf die FFA und den ATL.</w:t>
      </w:r>
    </w:p>
    <w:p w14:paraId="29586CCE" w14:textId="77777777" w:rsidR="00904411" w:rsidRDefault="00904411" w:rsidP="005659DC">
      <w:pPr>
        <w:jc w:val="both"/>
        <w:rPr>
          <w:lang w:val="es-ES"/>
        </w:rPr>
      </w:pPr>
    </w:p>
    <w:p w14:paraId="143AD70B" w14:textId="77777777" w:rsidR="002A6F0C" w:rsidRDefault="002A6F0C" w:rsidP="005659DC">
      <w:pPr>
        <w:jc w:val="both"/>
        <w:rPr>
          <w:lang w:val="es-ES"/>
        </w:rPr>
      </w:pPr>
    </w:p>
    <w:p w14:paraId="305888DB" w14:textId="77777777" w:rsidR="002A6F0C" w:rsidRDefault="002A6F0C" w:rsidP="005659DC">
      <w:pPr>
        <w:jc w:val="both"/>
        <w:rPr>
          <w:lang w:val="es-ES"/>
        </w:rPr>
      </w:pPr>
    </w:p>
    <w:p w14:paraId="4052EE75" w14:textId="27F7312F" w:rsidR="00904411" w:rsidRDefault="00904411" w:rsidP="005659DC">
      <w:pPr>
        <w:jc w:val="both"/>
        <w:rPr>
          <w:lang w:val="es-ES"/>
        </w:rPr>
      </w:pPr>
      <w:r w:rsidRPr="001B4A38">
        <w:rPr>
          <w:noProof/>
          <w:highlight w:val="black"/>
          <w:lang w:val="de-DE" w:eastAsia="de-DE"/>
        </w:rPr>
        <w:drawing>
          <wp:inline distT="0" distB="0" distL="0" distR="0" wp14:anchorId="1BCC2A27" wp14:editId="1EB8429F">
            <wp:extent cx="1831975" cy="1434465"/>
            <wp:effectExtent l="0" t="0" r="0" b="0"/>
            <wp:docPr id="5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32562" cy="1434925"/>
                    </a:xfrm>
                    <a:prstGeom prst="rect">
                      <a:avLst/>
                    </a:prstGeom>
                    <a:noFill/>
                    <a:ln>
                      <a:noFill/>
                    </a:ln>
                  </pic:spPr>
                </pic:pic>
              </a:graphicData>
            </a:graphic>
          </wp:inline>
        </w:drawing>
      </w:r>
      <w:r w:rsidRPr="001B4A38">
        <w:rPr>
          <w:noProof/>
          <w:highlight w:val="black"/>
          <w:lang w:val="de-DE" w:eastAsia="de-DE"/>
        </w:rPr>
        <w:drawing>
          <wp:inline distT="0" distB="0" distL="0" distR="0" wp14:anchorId="121C8E45" wp14:editId="31A39DDE">
            <wp:extent cx="1476375" cy="1387181"/>
            <wp:effectExtent l="0" t="0" r="0" b="10160"/>
            <wp:docPr id="5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77898" cy="1388612"/>
                    </a:xfrm>
                    <a:prstGeom prst="rect">
                      <a:avLst/>
                    </a:prstGeom>
                    <a:noFill/>
                    <a:ln>
                      <a:noFill/>
                    </a:ln>
                  </pic:spPr>
                </pic:pic>
              </a:graphicData>
            </a:graphic>
          </wp:inline>
        </w:drawing>
      </w:r>
      <w:r w:rsidRPr="001B4A38">
        <w:rPr>
          <w:noProof/>
          <w:highlight w:val="black"/>
          <w:lang w:val="de-DE" w:eastAsia="de-DE"/>
        </w:rPr>
        <w:drawing>
          <wp:inline distT="0" distB="0" distL="0" distR="0" wp14:anchorId="471F1806" wp14:editId="3527D60E">
            <wp:extent cx="1593215" cy="1355090"/>
            <wp:effectExtent l="0" t="0" r="6985" b="0"/>
            <wp:docPr id="5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flipV="1">
                      <a:off x="0" y="0"/>
                      <a:ext cx="1595356" cy="1356911"/>
                    </a:xfrm>
                    <a:prstGeom prst="rect">
                      <a:avLst/>
                    </a:prstGeom>
                    <a:noFill/>
                    <a:ln>
                      <a:noFill/>
                    </a:ln>
                  </pic:spPr>
                </pic:pic>
              </a:graphicData>
            </a:graphic>
          </wp:inline>
        </w:drawing>
      </w:r>
    </w:p>
    <w:p w14:paraId="1F4D8F11" w14:textId="3B2E7A95" w:rsidR="001B4A38" w:rsidRPr="001B4A38" w:rsidRDefault="001B4A38" w:rsidP="001B4A38">
      <w:pPr>
        <w:ind w:right="701"/>
        <w:jc w:val="both"/>
        <w:rPr>
          <w:sz w:val="20"/>
          <w:szCs w:val="20"/>
        </w:rPr>
      </w:pPr>
      <w:r>
        <w:rPr>
          <w:b/>
          <w:sz w:val="20"/>
          <w:szCs w:val="20"/>
          <w:lang w:val="es-ES"/>
        </w:rPr>
        <w:t xml:space="preserve">Figur 14: rechte FFA in der first level Analyse. </w:t>
      </w:r>
      <w:r>
        <w:rPr>
          <w:sz w:val="20"/>
          <w:szCs w:val="20"/>
          <w:lang w:val="es-ES"/>
        </w:rPr>
        <w:t>Exemplarisch die first level Analyse eines Probanden mit dem Kontrast Gesichter&gt;Häuser, p=0.001 (unc.) und einer Clustergrö</w:t>
      </w:r>
      <w:r w:rsidRPr="00D9337E">
        <w:rPr>
          <w:sz w:val="20"/>
          <w:szCs w:val="20"/>
        </w:rPr>
        <w:t>ß</w:t>
      </w:r>
      <w:r>
        <w:rPr>
          <w:sz w:val="20"/>
          <w:szCs w:val="20"/>
        </w:rPr>
        <w:t xml:space="preserve">e von 5 Voxels. Die Koordinaten für die rechte FFA für diesen Proband sind </w:t>
      </w:r>
      <w:r w:rsidRPr="001B4A38">
        <w:rPr>
          <w:sz w:val="20"/>
          <w:szCs w:val="20"/>
        </w:rPr>
        <w:t>x= 44, y= -56, z= -16</w:t>
      </w:r>
      <w:r>
        <w:rPr>
          <w:sz w:val="20"/>
          <w:szCs w:val="20"/>
        </w:rPr>
        <w:t>.</w:t>
      </w:r>
    </w:p>
    <w:p w14:paraId="2F3FD126" w14:textId="0ED2A3A9" w:rsidR="00904411" w:rsidRPr="001B4A38" w:rsidRDefault="00904411" w:rsidP="005659DC">
      <w:pPr>
        <w:jc w:val="both"/>
        <w:rPr>
          <w:sz w:val="20"/>
          <w:szCs w:val="20"/>
          <w:lang w:val="es-ES"/>
        </w:rPr>
      </w:pPr>
    </w:p>
    <w:p w14:paraId="1257DA7B" w14:textId="77777777" w:rsidR="00445876" w:rsidRDefault="00445876" w:rsidP="005659DC">
      <w:pPr>
        <w:jc w:val="both"/>
        <w:rPr>
          <w:lang w:val="es-ES"/>
        </w:rPr>
      </w:pPr>
    </w:p>
    <w:p w14:paraId="2708BA11" w14:textId="77777777" w:rsidR="002A6F0C" w:rsidRDefault="002A6F0C" w:rsidP="005659DC">
      <w:pPr>
        <w:jc w:val="both"/>
        <w:rPr>
          <w:lang w:val="es-ES"/>
        </w:rPr>
      </w:pPr>
    </w:p>
    <w:p w14:paraId="14D6EC7B" w14:textId="77777777" w:rsidR="002A6F0C" w:rsidRDefault="002A6F0C" w:rsidP="005659DC">
      <w:pPr>
        <w:jc w:val="both"/>
        <w:rPr>
          <w:lang w:val="es-ES"/>
        </w:rPr>
      </w:pPr>
    </w:p>
    <w:p w14:paraId="01216E97" w14:textId="2970A313" w:rsidR="001B4A38" w:rsidRDefault="001B4A38" w:rsidP="009D6271">
      <w:pPr>
        <w:tabs>
          <w:tab w:val="left" w:pos="7797"/>
        </w:tabs>
        <w:jc w:val="both"/>
      </w:pPr>
      <w:r w:rsidRPr="009D6271">
        <w:rPr>
          <w:noProof/>
          <w:highlight w:val="black"/>
          <w:lang w:val="de-DE" w:eastAsia="de-DE"/>
        </w:rPr>
        <w:drawing>
          <wp:inline distT="0" distB="0" distL="0" distR="0" wp14:anchorId="240DD805" wp14:editId="12A0AE23">
            <wp:extent cx="1831975" cy="1431925"/>
            <wp:effectExtent l="0" t="0" r="0" b="0"/>
            <wp:docPr id="5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33245" cy="1432918"/>
                    </a:xfrm>
                    <a:prstGeom prst="rect">
                      <a:avLst/>
                    </a:prstGeom>
                    <a:noFill/>
                    <a:ln>
                      <a:noFill/>
                    </a:ln>
                  </pic:spPr>
                </pic:pic>
              </a:graphicData>
            </a:graphic>
          </wp:inline>
        </w:drawing>
      </w:r>
      <w:r w:rsidRPr="009D6271">
        <w:rPr>
          <w:noProof/>
          <w:highlight w:val="black"/>
          <w:lang w:val="de-DE" w:eastAsia="de-DE"/>
        </w:rPr>
        <w:drawing>
          <wp:inline distT="0" distB="0" distL="0" distR="0" wp14:anchorId="02423F3C" wp14:editId="5812AE69">
            <wp:extent cx="1457325" cy="1417282"/>
            <wp:effectExtent l="0" t="0" r="0" b="5715"/>
            <wp:docPr id="6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57325" cy="1417282"/>
                    </a:xfrm>
                    <a:prstGeom prst="rect">
                      <a:avLst/>
                    </a:prstGeom>
                    <a:noFill/>
                    <a:ln>
                      <a:noFill/>
                    </a:ln>
                  </pic:spPr>
                </pic:pic>
              </a:graphicData>
            </a:graphic>
          </wp:inline>
        </w:drawing>
      </w:r>
      <w:r w:rsidR="009D6271" w:rsidRPr="009D6271">
        <w:rPr>
          <w:noProof/>
          <w:highlight w:val="black"/>
          <w:lang w:val="de-DE" w:eastAsia="de-DE"/>
        </w:rPr>
        <w:drawing>
          <wp:inline distT="0" distB="0" distL="0" distR="0" wp14:anchorId="2FED1FCF" wp14:editId="4F14F781">
            <wp:extent cx="1652134" cy="1383838"/>
            <wp:effectExtent l="0" t="0" r="0" b="0"/>
            <wp:docPr id="6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52819" cy="1384412"/>
                    </a:xfrm>
                    <a:prstGeom prst="rect">
                      <a:avLst/>
                    </a:prstGeom>
                    <a:noFill/>
                    <a:ln>
                      <a:noFill/>
                    </a:ln>
                  </pic:spPr>
                </pic:pic>
              </a:graphicData>
            </a:graphic>
          </wp:inline>
        </w:drawing>
      </w:r>
    </w:p>
    <w:p w14:paraId="17FE287F" w14:textId="2F31B9CF" w:rsidR="009D6271" w:rsidRPr="009D6271" w:rsidRDefault="009D6271" w:rsidP="009D6271">
      <w:pPr>
        <w:tabs>
          <w:tab w:val="left" w:pos="7655"/>
        </w:tabs>
        <w:ind w:right="843"/>
        <w:jc w:val="both"/>
        <w:rPr>
          <w:sz w:val="20"/>
          <w:szCs w:val="20"/>
        </w:rPr>
      </w:pPr>
      <w:r>
        <w:rPr>
          <w:b/>
          <w:sz w:val="20"/>
          <w:szCs w:val="20"/>
        </w:rPr>
        <w:t xml:space="preserve">Figur 15: linke FFA in der first level Analyse. </w:t>
      </w:r>
      <w:r>
        <w:rPr>
          <w:sz w:val="20"/>
          <w:szCs w:val="20"/>
          <w:lang w:val="es-ES"/>
        </w:rPr>
        <w:t>Beim Kontrast Gesichter&gt;Häuser, p=0.001 (unc.) und einer Clustergrö</w:t>
      </w:r>
      <w:r w:rsidRPr="00D9337E">
        <w:rPr>
          <w:sz w:val="20"/>
          <w:szCs w:val="20"/>
        </w:rPr>
        <w:t>ß</w:t>
      </w:r>
      <w:r>
        <w:rPr>
          <w:sz w:val="20"/>
          <w:szCs w:val="20"/>
        </w:rPr>
        <w:t xml:space="preserve">e von 5 Voxels sind die Koordinaten für die linke FFA </w:t>
      </w:r>
      <w:r w:rsidRPr="009D6271">
        <w:rPr>
          <w:sz w:val="20"/>
          <w:szCs w:val="20"/>
        </w:rPr>
        <w:t>x= -40,</w:t>
      </w:r>
      <w:r>
        <w:rPr>
          <w:sz w:val="20"/>
          <w:szCs w:val="20"/>
        </w:rPr>
        <w:t xml:space="preserve"> </w:t>
      </w:r>
      <w:r w:rsidRPr="009D6271">
        <w:rPr>
          <w:sz w:val="20"/>
          <w:szCs w:val="20"/>
        </w:rPr>
        <w:t>y= -54, z= -18</w:t>
      </w:r>
      <w:r>
        <w:rPr>
          <w:sz w:val="20"/>
          <w:szCs w:val="20"/>
        </w:rPr>
        <w:t>.</w:t>
      </w:r>
    </w:p>
    <w:p w14:paraId="0C645274" w14:textId="77777777" w:rsidR="009D6271" w:rsidRDefault="009D6271" w:rsidP="005659DC">
      <w:pPr>
        <w:jc w:val="both"/>
        <w:rPr>
          <w:lang w:val="es-ES"/>
        </w:rPr>
      </w:pPr>
    </w:p>
    <w:p w14:paraId="4F6552A9" w14:textId="77777777" w:rsidR="00445876" w:rsidRDefault="00445876" w:rsidP="005659DC">
      <w:pPr>
        <w:jc w:val="both"/>
        <w:rPr>
          <w:lang w:val="es-ES"/>
        </w:rPr>
      </w:pPr>
    </w:p>
    <w:p w14:paraId="2CB004F5" w14:textId="77777777" w:rsidR="00F3446E" w:rsidRDefault="00F3446E" w:rsidP="005659DC">
      <w:pPr>
        <w:jc w:val="both"/>
        <w:rPr>
          <w:lang w:val="es-ES"/>
        </w:rPr>
      </w:pPr>
    </w:p>
    <w:p w14:paraId="77BAF016" w14:textId="1585820E" w:rsidR="00F3446E" w:rsidRDefault="00F3446E" w:rsidP="00F3446E">
      <w:pPr>
        <w:tabs>
          <w:tab w:val="left" w:pos="7797"/>
        </w:tabs>
        <w:jc w:val="both"/>
        <w:rPr>
          <w:lang w:val="es-ES"/>
        </w:rPr>
      </w:pPr>
      <w:r w:rsidRPr="00F3446E">
        <w:rPr>
          <w:noProof/>
          <w:highlight w:val="black"/>
          <w:lang w:val="de-DE" w:eastAsia="de-DE"/>
        </w:rPr>
        <w:drawing>
          <wp:inline distT="0" distB="0" distL="0" distR="0" wp14:anchorId="55152B86" wp14:editId="17BF5F39">
            <wp:extent cx="1717675" cy="1423927"/>
            <wp:effectExtent l="0" t="0" r="9525" b="0"/>
            <wp:docPr id="6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18707" cy="1424782"/>
                    </a:xfrm>
                    <a:prstGeom prst="rect">
                      <a:avLst/>
                    </a:prstGeom>
                    <a:noFill/>
                    <a:ln>
                      <a:noFill/>
                    </a:ln>
                  </pic:spPr>
                </pic:pic>
              </a:graphicData>
            </a:graphic>
          </wp:inline>
        </w:drawing>
      </w:r>
      <w:r w:rsidRPr="00F3446E">
        <w:rPr>
          <w:noProof/>
          <w:highlight w:val="black"/>
          <w:lang w:val="de-DE" w:eastAsia="de-DE"/>
        </w:rPr>
        <w:drawing>
          <wp:inline distT="0" distB="0" distL="0" distR="0" wp14:anchorId="075F5961" wp14:editId="1E96ECA2">
            <wp:extent cx="1415415" cy="1435212"/>
            <wp:effectExtent l="0" t="0" r="6985" b="12700"/>
            <wp:docPr id="6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15922" cy="1435726"/>
                    </a:xfrm>
                    <a:prstGeom prst="rect">
                      <a:avLst/>
                    </a:prstGeom>
                    <a:noFill/>
                    <a:ln>
                      <a:noFill/>
                    </a:ln>
                  </pic:spPr>
                </pic:pic>
              </a:graphicData>
            </a:graphic>
          </wp:inline>
        </w:drawing>
      </w:r>
      <w:r w:rsidRPr="00F3446E">
        <w:rPr>
          <w:noProof/>
          <w:highlight w:val="black"/>
          <w:lang w:val="de-DE" w:eastAsia="de-DE"/>
        </w:rPr>
        <w:drawing>
          <wp:inline distT="0" distB="0" distL="0" distR="0" wp14:anchorId="5BF1EAB0" wp14:editId="09BDE478">
            <wp:extent cx="1768475" cy="1444171"/>
            <wp:effectExtent l="0" t="0" r="9525" b="3810"/>
            <wp:docPr id="6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69564" cy="1445061"/>
                    </a:xfrm>
                    <a:prstGeom prst="rect">
                      <a:avLst/>
                    </a:prstGeom>
                    <a:noFill/>
                    <a:ln>
                      <a:noFill/>
                    </a:ln>
                  </pic:spPr>
                </pic:pic>
              </a:graphicData>
            </a:graphic>
          </wp:inline>
        </w:drawing>
      </w:r>
    </w:p>
    <w:p w14:paraId="4558D2A3" w14:textId="61B6E192" w:rsidR="00392146" w:rsidRDefault="00F3446E" w:rsidP="000C186B">
      <w:pPr>
        <w:ind w:right="701"/>
        <w:jc w:val="both"/>
        <w:rPr>
          <w:sz w:val="20"/>
          <w:szCs w:val="20"/>
        </w:rPr>
      </w:pPr>
      <w:r>
        <w:rPr>
          <w:b/>
          <w:sz w:val="20"/>
          <w:szCs w:val="20"/>
          <w:lang w:val="es-ES"/>
        </w:rPr>
        <w:t xml:space="preserve">Figur 16: </w:t>
      </w:r>
      <w:r w:rsidR="00392146">
        <w:rPr>
          <w:b/>
          <w:sz w:val="20"/>
          <w:szCs w:val="20"/>
          <w:lang w:val="es-ES"/>
        </w:rPr>
        <w:t xml:space="preserve">rechter ATL in der first level Analyse. </w:t>
      </w:r>
      <w:r w:rsidR="00392146">
        <w:rPr>
          <w:sz w:val="20"/>
          <w:szCs w:val="20"/>
          <w:lang w:val="es-ES"/>
        </w:rPr>
        <w:t>Bei diesem Probanden wurde der ATL beim Kontrast Gesichter&gt;Häuser, p=0.001 (unc.) und eine Clustergrö</w:t>
      </w:r>
      <w:r w:rsidR="00392146" w:rsidRPr="00D9337E">
        <w:rPr>
          <w:sz w:val="20"/>
          <w:szCs w:val="20"/>
        </w:rPr>
        <w:t>ß</w:t>
      </w:r>
      <w:r w:rsidR="00392146">
        <w:rPr>
          <w:sz w:val="20"/>
          <w:szCs w:val="20"/>
        </w:rPr>
        <w:t xml:space="preserve">e von 5 Voxels in folgenden Koordinaten lokalisiert: </w:t>
      </w:r>
      <w:r w:rsidR="00392146" w:rsidRPr="00392146">
        <w:rPr>
          <w:sz w:val="20"/>
          <w:szCs w:val="20"/>
        </w:rPr>
        <w:t>x= 38, y= -10, z= -34</w:t>
      </w:r>
      <w:r w:rsidR="00392146">
        <w:rPr>
          <w:sz w:val="20"/>
          <w:szCs w:val="20"/>
        </w:rPr>
        <w:t>.</w:t>
      </w:r>
    </w:p>
    <w:p w14:paraId="05005BFA" w14:textId="77777777" w:rsidR="000C186B" w:rsidRDefault="000C186B" w:rsidP="00392146">
      <w:pPr>
        <w:jc w:val="both"/>
        <w:rPr>
          <w:sz w:val="20"/>
          <w:szCs w:val="20"/>
        </w:rPr>
      </w:pPr>
    </w:p>
    <w:p w14:paraId="79D52D14" w14:textId="77777777" w:rsidR="000C186B" w:rsidRDefault="000C186B" w:rsidP="00392146">
      <w:pPr>
        <w:jc w:val="both"/>
        <w:rPr>
          <w:sz w:val="20"/>
          <w:szCs w:val="20"/>
        </w:rPr>
      </w:pPr>
    </w:p>
    <w:p w14:paraId="03D64100" w14:textId="77777777" w:rsidR="00CD4454" w:rsidRDefault="00CD4454" w:rsidP="00392146">
      <w:pPr>
        <w:jc w:val="both"/>
        <w:rPr>
          <w:sz w:val="20"/>
          <w:szCs w:val="20"/>
        </w:rPr>
      </w:pPr>
    </w:p>
    <w:p w14:paraId="4D885E69" w14:textId="77777777" w:rsidR="00CD4454" w:rsidRDefault="00CD4454" w:rsidP="00392146">
      <w:pPr>
        <w:jc w:val="both"/>
        <w:rPr>
          <w:sz w:val="20"/>
          <w:szCs w:val="20"/>
        </w:rPr>
      </w:pPr>
    </w:p>
    <w:p w14:paraId="022F5F5E" w14:textId="3D9A89DF" w:rsidR="000C186B" w:rsidRPr="00392146" w:rsidRDefault="000C186B" w:rsidP="00392146">
      <w:pPr>
        <w:jc w:val="both"/>
        <w:rPr>
          <w:sz w:val="20"/>
          <w:szCs w:val="20"/>
        </w:rPr>
      </w:pPr>
      <w:r w:rsidRPr="000C186B">
        <w:rPr>
          <w:noProof/>
          <w:sz w:val="20"/>
          <w:szCs w:val="20"/>
          <w:highlight w:val="black"/>
          <w:lang w:val="de-DE" w:eastAsia="de-DE"/>
        </w:rPr>
        <w:drawing>
          <wp:inline distT="0" distB="0" distL="0" distR="0" wp14:anchorId="06D30992" wp14:editId="5B01F34B">
            <wp:extent cx="1717675" cy="1418949"/>
            <wp:effectExtent l="0" t="0" r="9525" b="3810"/>
            <wp:docPr id="66"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18324" cy="1419485"/>
                    </a:xfrm>
                    <a:prstGeom prst="rect">
                      <a:avLst/>
                    </a:prstGeom>
                    <a:noFill/>
                    <a:ln>
                      <a:noFill/>
                    </a:ln>
                  </pic:spPr>
                </pic:pic>
              </a:graphicData>
            </a:graphic>
          </wp:inline>
        </w:drawing>
      </w:r>
      <w:r w:rsidRPr="000C186B">
        <w:rPr>
          <w:noProof/>
          <w:sz w:val="20"/>
          <w:szCs w:val="20"/>
          <w:highlight w:val="black"/>
          <w:lang w:val="de-DE" w:eastAsia="de-DE"/>
        </w:rPr>
        <w:drawing>
          <wp:inline distT="0" distB="0" distL="0" distR="0" wp14:anchorId="0FBD7703" wp14:editId="0FCE1D95">
            <wp:extent cx="1435735" cy="1430801"/>
            <wp:effectExtent l="0" t="0" r="12065" b="0"/>
            <wp:docPr id="6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5735" cy="1430801"/>
                    </a:xfrm>
                    <a:prstGeom prst="rect">
                      <a:avLst/>
                    </a:prstGeom>
                    <a:noFill/>
                    <a:ln>
                      <a:noFill/>
                    </a:ln>
                  </pic:spPr>
                </pic:pic>
              </a:graphicData>
            </a:graphic>
          </wp:inline>
        </w:drawing>
      </w:r>
      <w:r w:rsidRPr="000C186B">
        <w:rPr>
          <w:noProof/>
          <w:highlight w:val="black"/>
          <w:lang w:val="de-DE" w:eastAsia="de-DE"/>
        </w:rPr>
        <w:drawing>
          <wp:inline distT="0" distB="0" distL="0" distR="0" wp14:anchorId="5A7A48A7" wp14:editId="5251FFB1">
            <wp:extent cx="1677035" cy="1412746"/>
            <wp:effectExtent l="0" t="0" r="0" b="10160"/>
            <wp:docPr id="68"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77180" cy="1412868"/>
                    </a:xfrm>
                    <a:prstGeom prst="rect">
                      <a:avLst/>
                    </a:prstGeom>
                    <a:noFill/>
                    <a:ln>
                      <a:noFill/>
                    </a:ln>
                  </pic:spPr>
                </pic:pic>
              </a:graphicData>
            </a:graphic>
          </wp:inline>
        </w:drawing>
      </w:r>
    </w:p>
    <w:p w14:paraId="73793BCB" w14:textId="58A63255" w:rsidR="00CC56DD" w:rsidRPr="00CC56DD" w:rsidRDefault="000C186B" w:rsidP="00CC56DD">
      <w:pPr>
        <w:ind w:right="701"/>
        <w:jc w:val="both"/>
        <w:rPr>
          <w:sz w:val="20"/>
          <w:szCs w:val="20"/>
        </w:rPr>
      </w:pPr>
      <w:r>
        <w:rPr>
          <w:b/>
          <w:sz w:val="20"/>
          <w:szCs w:val="20"/>
        </w:rPr>
        <w:t xml:space="preserve">Figur 17: linker ATL in der first level Analyse. </w:t>
      </w:r>
      <w:r w:rsidR="00CC56DD">
        <w:rPr>
          <w:sz w:val="20"/>
          <w:szCs w:val="20"/>
          <w:lang w:val="es-ES"/>
        </w:rPr>
        <w:t>Beim Kontrast Gesichter&gt;Häuser, p=0.001 (unc.) und eine Clustergrö</w:t>
      </w:r>
      <w:r w:rsidR="00CC56DD" w:rsidRPr="00D9337E">
        <w:rPr>
          <w:sz w:val="20"/>
          <w:szCs w:val="20"/>
        </w:rPr>
        <w:t>ß</w:t>
      </w:r>
      <w:r w:rsidR="00CC56DD">
        <w:rPr>
          <w:sz w:val="20"/>
          <w:szCs w:val="20"/>
        </w:rPr>
        <w:t xml:space="preserve">e von 5 Voxels wurde der linke ATL in den Koordinaten </w:t>
      </w:r>
      <w:r w:rsidR="00CC56DD" w:rsidRPr="00CC56DD">
        <w:rPr>
          <w:sz w:val="20"/>
          <w:szCs w:val="20"/>
        </w:rPr>
        <w:t>x= -34, y= -12, z= -34</w:t>
      </w:r>
      <w:r w:rsidR="00CC56DD">
        <w:rPr>
          <w:sz w:val="20"/>
          <w:szCs w:val="20"/>
        </w:rPr>
        <w:t xml:space="preserve"> gefunden.</w:t>
      </w:r>
    </w:p>
    <w:p w14:paraId="7B959745" w14:textId="28A2189C" w:rsidR="00392146" w:rsidRDefault="00392146" w:rsidP="00392146">
      <w:pPr>
        <w:jc w:val="both"/>
        <w:rPr>
          <w:sz w:val="20"/>
          <w:szCs w:val="20"/>
        </w:rPr>
      </w:pPr>
    </w:p>
    <w:p w14:paraId="7801E212" w14:textId="77777777" w:rsidR="0086075C" w:rsidRDefault="0086075C" w:rsidP="00392146">
      <w:pPr>
        <w:jc w:val="both"/>
        <w:rPr>
          <w:sz w:val="20"/>
          <w:szCs w:val="20"/>
        </w:rPr>
      </w:pPr>
    </w:p>
    <w:p w14:paraId="039AD1F1" w14:textId="77777777" w:rsidR="00CD4454" w:rsidRDefault="00CD4454" w:rsidP="00392146">
      <w:pPr>
        <w:jc w:val="both"/>
        <w:rPr>
          <w:sz w:val="20"/>
          <w:szCs w:val="20"/>
        </w:rPr>
      </w:pPr>
    </w:p>
    <w:p w14:paraId="7B4ACD6A" w14:textId="77777777" w:rsidR="0086075C" w:rsidRDefault="0086075C" w:rsidP="00392146">
      <w:pPr>
        <w:jc w:val="both"/>
        <w:rPr>
          <w:sz w:val="20"/>
          <w:szCs w:val="20"/>
        </w:rPr>
      </w:pPr>
    </w:p>
    <w:p w14:paraId="7FB74587" w14:textId="41EDBAD1" w:rsidR="0086075C" w:rsidRDefault="0044274B" w:rsidP="00392146">
      <w:pPr>
        <w:jc w:val="both"/>
        <w:rPr>
          <w:i/>
          <w:u w:val="single"/>
        </w:rPr>
      </w:pPr>
      <w:r>
        <w:rPr>
          <w:i/>
        </w:rPr>
        <w:t>3.2</w:t>
      </w:r>
      <w:r w:rsidR="0086075C">
        <w:rPr>
          <w:i/>
        </w:rPr>
        <w:t xml:space="preserve">.3 </w:t>
      </w:r>
      <w:r w:rsidR="0086075C">
        <w:rPr>
          <w:i/>
          <w:u w:val="single"/>
        </w:rPr>
        <w:t>Prosopagnosie f-Test</w:t>
      </w:r>
    </w:p>
    <w:p w14:paraId="0B611D8F" w14:textId="77777777" w:rsidR="0086075C" w:rsidRDefault="0086075C" w:rsidP="00392146">
      <w:pPr>
        <w:jc w:val="both"/>
        <w:rPr>
          <w:i/>
          <w:u w:val="single"/>
        </w:rPr>
      </w:pPr>
    </w:p>
    <w:p w14:paraId="39737FD4" w14:textId="4AB663B2" w:rsidR="001A603A" w:rsidRDefault="0086075C" w:rsidP="00392146">
      <w:pPr>
        <w:jc w:val="both"/>
      </w:pPr>
      <w:r>
        <w:t xml:space="preserve">Um den Effekt einer schlechten Geichterwiedererkennungsfähigkeit auf die Hirnaktivierung zu untersuchen, führten wir einen f-Test durch. </w:t>
      </w:r>
      <w:r w:rsidR="001A603A">
        <w:t>Mit einem p von 0.001 (unc.) und eine</w:t>
      </w:r>
      <w:r w:rsidR="00CD4454">
        <w:t>r</w:t>
      </w:r>
      <w:r w:rsidR="001A603A">
        <w:t xml:space="preserve"> Clustergrö</w:t>
      </w:r>
      <w:r w:rsidR="001A603A" w:rsidRPr="001A603A">
        <w:t>ß</w:t>
      </w:r>
      <w:r w:rsidR="001A603A">
        <w:t>e von 5 Voxels zeigte sich keinen Effekt. Erst bei einem p=0.01 und eine</w:t>
      </w:r>
      <w:r w:rsidR="00CD4454">
        <w:t>r</w:t>
      </w:r>
      <w:r w:rsidR="001A603A">
        <w:t xml:space="preserve"> Clustergrö</w:t>
      </w:r>
      <w:r w:rsidR="001A603A" w:rsidRPr="001A603A">
        <w:t>ß</w:t>
      </w:r>
      <w:r w:rsidR="001A603A">
        <w:t>e von 5 Voxels konnten wir ein Effekt beobachten.</w:t>
      </w:r>
    </w:p>
    <w:p w14:paraId="0DE644CE" w14:textId="77777777" w:rsidR="001A603A" w:rsidRDefault="001A603A" w:rsidP="00392146">
      <w:pPr>
        <w:jc w:val="both"/>
      </w:pPr>
    </w:p>
    <w:p w14:paraId="55EA49AF" w14:textId="3C5BBE54" w:rsidR="001A603A" w:rsidRDefault="001A603A" w:rsidP="00392146">
      <w:pPr>
        <w:jc w:val="both"/>
      </w:pPr>
      <w:r>
        <w:rPr>
          <w:noProof/>
          <w:lang w:val="de-DE" w:eastAsia="de-DE"/>
        </w:rPr>
        <w:lastRenderedPageBreak/>
        <w:drawing>
          <wp:inline distT="0" distB="0" distL="0" distR="0" wp14:anchorId="26A15DC8" wp14:editId="7469317A">
            <wp:extent cx="4914543" cy="6011362"/>
            <wp:effectExtent l="0" t="0" r="0" b="8890"/>
            <wp:docPr id="1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15737" cy="6012822"/>
                    </a:xfrm>
                    <a:prstGeom prst="rect">
                      <a:avLst/>
                    </a:prstGeom>
                    <a:noFill/>
                    <a:ln>
                      <a:noFill/>
                    </a:ln>
                  </pic:spPr>
                </pic:pic>
              </a:graphicData>
            </a:graphic>
          </wp:inline>
        </w:drawing>
      </w:r>
    </w:p>
    <w:p w14:paraId="707AD765" w14:textId="0A2B2D5E" w:rsidR="00270F08" w:rsidRDefault="00270F08" w:rsidP="00392146">
      <w:pPr>
        <w:jc w:val="both"/>
        <w:rPr>
          <w:sz w:val="20"/>
          <w:szCs w:val="20"/>
        </w:rPr>
      </w:pPr>
      <w:r>
        <w:rPr>
          <w:b/>
          <w:sz w:val="20"/>
          <w:szCs w:val="20"/>
        </w:rPr>
        <w:t xml:space="preserve">Figur 18: Posopagnosie f-Test. </w:t>
      </w:r>
      <w:r>
        <w:rPr>
          <w:sz w:val="20"/>
          <w:szCs w:val="20"/>
        </w:rPr>
        <w:t>p=0.01, Clustergrö</w:t>
      </w:r>
      <w:r w:rsidRPr="00D9337E">
        <w:rPr>
          <w:sz w:val="20"/>
          <w:szCs w:val="20"/>
        </w:rPr>
        <w:t>ß</w:t>
      </w:r>
      <w:r w:rsidR="00A417E4">
        <w:rPr>
          <w:sz w:val="20"/>
          <w:szCs w:val="20"/>
        </w:rPr>
        <w:t>e</w:t>
      </w:r>
      <w:r>
        <w:rPr>
          <w:sz w:val="20"/>
          <w:szCs w:val="20"/>
        </w:rPr>
        <w:t xml:space="preserve"> beträgt 5 Voxels.</w:t>
      </w:r>
    </w:p>
    <w:p w14:paraId="029BFCF3" w14:textId="77777777" w:rsidR="00960850" w:rsidRDefault="00960850" w:rsidP="00392146">
      <w:pPr>
        <w:jc w:val="both"/>
        <w:rPr>
          <w:sz w:val="20"/>
          <w:szCs w:val="20"/>
        </w:rPr>
      </w:pPr>
    </w:p>
    <w:p w14:paraId="010A94D3" w14:textId="77777777" w:rsidR="00960850" w:rsidRPr="00960850" w:rsidRDefault="00960850" w:rsidP="00392146">
      <w:pPr>
        <w:jc w:val="both"/>
        <w:rPr>
          <w:sz w:val="20"/>
          <w:szCs w:val="20"/>
        </w:rPr>
      </w:pPr>
    </w:p>
    <w:p w14:paraId="27B79E37" w14:textId="18C1F38C" w:rsidR="0086075C" w:rsidRDefault="001A603A" w:rsidP="00392146">
      <w:pPr>
        <w:jc w:val="both"/>
      </w:pPr>
      <w:r>
        <w:t>Aus diesen vielen Clusters interessieren uns, die d</w:t>
      </w:r>
      <w:r w:rsidR="00110770">
        <w:t>ie in den Regionen zur Gesichts</w:t>
      </w:r>
      <w:r>
        <w:t>verarbeitung liegen. Dafür</w:t>
      </w:r>
      <w:r w:rsidR="00897EB4">
        <w:t xml:space="preserve"> suchten wir in unseren ROIs</w:t>
      </w:r>
      <w:r w:rsidR="00270F08">
        <w:t xml:space="preserve"> (FFA und ATL)</w:t>
      </w:r>
      <w:r w:rsidR="00897EB4">
        <w:t xml:space="preserve"> anhand von den</w:t>
      </w:r>
      <w:r w:rsidR="009637FB">
        <w:t xml:space="preserve">  in </w:t>
      </w:r>
      <w:r w:rsidR="009637FB" w:rsidRPr="009637FB">
        <w:rPr>
          <w:i/>
        </w:rPr>
        <w:t>2.6.3.1.</w:t>
      </w:r>
      <w:r w:rsidR="00897EB4">
        <w:t xml:space="preserve"> beschriebenen</w:t>
      </w:r>
      <w:r w:rsidR="00A417E4">
        <w:t xml:space="preserve"> anatomischen</w:t>
      </w:r>
      <w:r w:rsidR="00897EB4">
        <w:t xml:space="preserve"> Masken. Zusätzlich betrachteten wir auch die OFA und die Amygdala.</w:t>
      </w:r>
    </w:p>
    <w:p w14:paraId="534DE73E" w14:textId="77777777" w:rsidR="00270F08" w:rsidRDefault="00270F08" w:rsidP="00392146">
      <w:pPr>
        <w:jc w:val="both"/>
      </w:pPr>
    </w:p>
    <w:p w14:paraId="0EDDC8F9" w14:textId="77777777" w:rsidR="00960850" w:rsidRDefault="00960850" w:rsidP="00392146">
      <w:pPr>
        <w:jc w:val="both"/>
      </w:pPr>
    </w:p>
    <w:p w14:paraId="521B92EF" w14:textId="77777777" w:rsidR="00CD4454" w:rsidRDefault="00CD4454" w:rsidP="00392146">
      <w:pPr>
        <w:jc w:val="both"/>
      </w:pPr>
    </w:p>
    <w:p w14:paraId="06E0AA8D" w14:textId="77777777" w:rsidR="00CD4454" w:rsidRDefault="00CD4454" w:rsidP="00392146">
      <w:pPr>
        <w:jc w:val="both"/>
      </w:pPr>
    </w:p>
    <w:p w14:paraId="73FBA0E3" w14:textId="77777777" w:rsidR="00CD4454" w:rsidRDefault="00CD4454" w:rsidP="00392146">
      <w:pPr>
        <w:jc w:val="both"/>
      </w:pPr>
    </w:p>
    <w:p w14:paraId="1758111D" w14:textId="77777777" w:rsidR="00CD4454" w:rsidRDefault="00CD4454" w:rsidP="00392146">
      <w:pPr>
        <w:jc w:val="both"/>
      </w:pPr>
    </w:p>
    <w:p w14:paraId="289547B3" w14:textId="77777777" w:rsidR="00CD4454" w:rsidRDefault="00CD4454" w:rsidP="00392146">
      <w:pPr>
        <w:jc w:val="both"/>
      </w:pPr>
    </w:p>
    <w:p w14:paraId="01EC606B" w14:textId="77777777" w:rsidR="00CD4454" w:rsidRDefault="00CD4454" w:rsidP="00392146">
      <w:pPr>
        <w:jc w:val="both"/>
      </w:pPr>
    </w:p>
    <w:p w14:paraId="643B99CC" w14:textId="77777777" w:rsidR="00CD4454" w:rsidRDefault="00CD4454" w:rsidP="00392146">
      <w:pPr>
        <w:jc w:val="both"/>
      </w:pPr>
    </w:p>
    <w:p w14:paraId="491D0A79" w14:textId="4A1F7FBB" w:rsidR="00CD4454" w:rsidRDefault="00CD4454" w:rsidP="00392146">
      <w:pPr>
        <w:jc w:val="both"/>
      </w:pPr>
      <w:r>
        <w:lastRenderedPageBreak/>
        <w:t>Regions of Interest:</w:t>
      </w:r>
    </w:p>
    <w:p w14:paraId="7A27A2BD" w14:textId="77777777" w:rsidR="00CD4454" w:rsidRDefault="00CD4454" w:rsidP="00392146">
      <w:pPr>
        <w:jc w:val="both"/>
      </w:pPr>
    </w:p>
    <w:p w14:paraId="6EAD19ED" w14:textId="6AAAB481" w:rsidR="00270F08" w:rsidRDefault="00270F08" w:rsidP="00392146">
      <w:pPr>
        <w:jc w:val="both"/>
      </w:pPr>
      <w:r w:rsidRPr="00270F08">
        <w:rPr>
          <w:noProof/>
          <w:highlight w:val="black"/>
          <w:lang w:val="de-DE" w:eastAsia="de-DE"/>
        </w:rPr>
        <w:drawing>
          <wp:inline distT="0" distB="0" distL="0" distR="0" wp14:anchorId="48B5192F" wp14:editId="7A93D946">
            <wp:extent cx="1662499" cy="1367155"/>
            <wp:effectExtent l="0" t="0" r="0" b="4445"/>
            <wp:docPr id="17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62499" cy="1367155"/>
                    </a:xfrm>
                    <a:prstGeom prst="rect">
                      <a:avLst/>
                    </a:prstGeom>
                    <a:noFill/>
                    <a:ln>
                      <a:noFill/>
                    </a:ln>
                  </pic:spPr>
                </pic:pic>
              </a:graphicData>
            </a:graphic>
          </wp:inline>
        </w:drawing>
      </w:r>
      <w:r w:rsidRPr="00270F08">
        <w:rPr>
          <w:noProof/>
          <w:highlight w:val="black"/>
          <w:lang w:val="de-DE" w:eastAsia="de-DE"/>
        </w:rPr>
        <w:drawing>
          <wp:inline distT="0" distB="0" distL="0" distR="0" wp14:anchorId="0753D494" wp14:editId="1BBF7B76">
            <wp:extent cx="1419840" cy="1405152"/>
            <wp:effectExtent l="0" t="0" r="3175" b="0"/>
            <wp:docPr id="17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20468" cy="1405773"/>
                    </a:xfrm>
                    <a:prstGeom prst="rect">
                      <a:avLst/>
                    </a:prstGeom>
                    <a:noFill/>
                    <a:ln>
                      <a:noFill/>
                    </a:ln>
                  </pic:spPr>
                </pic:pic>
              </a:graphicData>
            </a:graphic>
          </wp:inline>
        </w:drawing>
      </w:r>
      <w:r w:rsidRPr="00270F08">
        <w:rPr>
          <w:noProof/>
          <w:highlight w:val="black"/>
          <w:lang w:val="de-DE" w:eastAsia="de-DE"/>
        </w:rPr>
        <w:drawing>
          <wp:inline distT="0" distB="0" distL="0" distR="0" wp14:anchorId="305C0644" wp14:editId="66051B22">
            <wp:extent cx="1670696" cy="1380347"/>
            <wp:effectExtent l="0" t="0" r="5715" b="0"/>
            <wp:docPr id="17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71584" cy="1381080"/>
                    </a:xfrm>
                    <a:prstGeom prst="rect">
                      <a:avLst/>
                    </a:prstGeom>
                    <a:noFill/>
                    <a:ln>
                      <a:noFill/>
                    </a:ln>
                  </pic:spPr>
                </pic:pic>
              </a:graphicData>
            </a:graphic>
          </wp:inline>
        </w:drawing>
      </w:r>
    </w:p>
    <w:p w14:paraId="2B8B7C2E" w14:textId="71889F5B" w:rsidR="001A603A" w:rsidRDefault="00270F08" w:rsidP="00A417E4">
      <w:pPr>
        <w:ind w:right="985"/>
        <w:jc w:val="both"/>
        <w:rPr>
          <w:sz w:val="20"/>
          <w:szCs w:val="20"/>
        </w:rPr>
      </w:pPr>
      <w:r>
        <w:rPr>
          <w:b/>
          <w:sz w:val="20"/>
          <w:szCs w:val="20"/>
        </w:rPr>
        <w:t xml:space="preserve">Figur 19: Prosopagnosie f-Test lFFA. </w:t>
      </w:r>
      <w:r w:rsidR="00A417E4">
        <w:rPr>
          <w:sz w:val="20"/>
          <w:szCs w:val="20"/>
        </w:rPr>
        <w:t>Koordinaten: x= -30, y= -42, z= -16, p=0.01, Clustergrö</w:t>
      </w:r>
      <w:r w:rsidR="00A417E4" w:rsidRPr="00D9337E">
        <w:rPr>
          <w:sz w:val="20"/>
          <w:szCs w:val="20"/>
        </w:rPr>
        <w:t>ß</w:t>
      </w:r>
      <w:r w:rsidR="00A417E4">
        <w:rPr>
          <w:sz w:val="20"/>
          <w:szCs w:val="20"/>
        </w:rPr>
        <w:t>e=5 Voxels.</w:t>
      </w:r>
    </w:p>
    <w:p w14:paraId="40A2FB8F" w14:textId="77777777" w:rsidR="00A417E4" w:rsidRDefault="00A417E4" w:rsidP="00392146">
      <w:pPr>
        <w:jc w:val="both"/>
        <w:rPr>
          <w:sz w:val="20"/>
          <w:szCs w:val="20"/>
        </w:rPr>
      </w:pPr>
    </w:p>
    <w:p w14:paraId="47997CEF" w14:textId="77777777" w:rsidR="00A417E4" w:rsidRDefault="00A417E4" w:rsidP="00392146">
      <w:pPr>
        <w:jc w:val="both"/>
        <w:rPr>
          <w:sz w:val="20"/>
          <w:szCs w:val="20"/>
        </w:rPr>
      </w:pPr>
    </w:p>
    <w:p w14:paraId="665AAA73" w14:textId="77777777" w:rsidR="00A417E4" w:rsidRDefault="00A417E4" w:rsidP="00392146">
      <w:pPr>
        <w:jc w:val="both"/>
        <w:rPr>
          <w:sz w:val="20"/>
          <w:szCs w:val="20"/>
        </w:rPr>
      </w:pPr>
    </w:p>
    <w:p w14:paraId="3F49DE83" w14:textId="77777777" w:rsidR="00A417E4" w:rsidRDefault="00A417E4" w:rsidP="00392146">
      <w:pPr>
        <w:jc w:val="both"/>
        <w:rPr>
          <w:sz w:val="20"/>
          <w:szCs w:val="20"/>
        </w:rPr>
      </w:pPr>
    </w:p>
    <w:p w14:paraId="0FEA0E2D" w14:textId="615BD8EA" w:rsidR="00A417E4" w:rsidRPr="00A417E4" w:rsidRDefault="00A417E4" w:rsidP="00392146">
      <w:pPr>
        <w:jc w:val="both"/>
        <w:rPr>
          <w:sz w:val="20"/>
          <w:szCs w:val="20"/>
        </w:rPr>
      </w:pPr>
      <w:r w:rsidRPr="00A417E4">
        <w:rPr>
          <w:noProof/>
          <w:sz w:val="20"/>
          <w:szCs w:val="20"/>
          <w:highlight w:val="black"/>
          <w:lang w:val="de-DE" w:eastAsia="de-DE"/>
        </w:rPr>
        <w:drawing>
          <wp:inline distT="0" distB="0" distL="0" distR="0" wp14:anchorId="5F34A5AB" wp14:editId="7765A93B">
            <wp:extent cx="1706880" cy="1428105"/>
            <wp:effectExtent l="0" t="0" r="0" b="0"/>
            <wp:docPr id="17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07474" cy="1428602"/>
                    </a:xfrm>
                    <a:prstGeom prst="rect">
                      <a:avLst/>
                    </a:prstGeom>
                    <a:noFill/>
                    <a:ln>
                      <a:noFill/>
                    </a:ln>
                  </pic:spPr>
                </pic:pic>
              </a:graphicData>
            </a:graphic>
          </wp:inline>
        </w:drawing>
      </w:r>
      <w:r w:rsidRPr="00A417E4">
        <w:rPr>
          <w:noProof/>
          <w:sz w:val="20"/>
          <w:szCs w:val="20"/>
          <w:highlight w:val="black"/>
          <w:lang w:val="de-DE" w:eastAsia="de-DE"/>
        </w:rPr>
        <w:drawing>
          <wp:inline distT="0" distB="0" distL="0" distR="0" wp14:anchorId="683DBD0D" wp14:editId="63ECA9CF">
            <wp:extent cx="1391285" cy="1386487"/>
            <wp:effectExtent l="0" t="0" r="5715" b="10795"/>
            <wp:docPr id="17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91285" cy="1386487"/>
                    </a:xfrm>
                    <a:prstGeom prst="rect">
                      <a:avLst/>
                    </a:prstGeom>
                    <a:noFill/>
                    <a:ln>
                      <a:noFill/>
                    </a:ln>
                  </pic:spPr>
                </pic:pic>
              </a:graphicData>
            </a:graphic>
          </wp:inline>
        </w:drawing>
      </w:r>
      <w:r w:rsidRPr="00A417E4">
        <w:rPr>
          <w:noProof/>
          <w:sz w:val="20"/>
          <w:szCs w:val="20"/>
          <w:highlight w:val="black"/>
          <w:lang w:val="de-DE" w:eastAsia="de-DE"/>
        </w:rPr>
        <w:drawing>
          <wp:inline distT="0" distB="0" distL="0" distR="0" wp14:anchorId="30D504C4" wp14:editId="7CB91C2C">
            <wp:extent cx="1694815" cy="1415611"/>
            <wp:effectExtent l="0" t="0" r="6985" b="6985"/>
            <wp:docPr id="17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94884" cy="1415669"/>
                    </a:xfrm>
                    <a:prstGeom prst="rect">
                      <a:avLst/>
                    </a:prstGeom>
                    <a:noFill/>
                    <a:ln>
                      <a:noFill/>
                    </a:ln>
                  </pic:spPr>
                </pic:pic>
              </a:graphicData>
            </a:graphic>
          </wp:inline>
        </w:drawing>
      </w:r>
    </w:p>
    <w:p w14:paraId="0A1A4275" w14:textId="77777777" w:rsidR="00A417E4" w:rsidRDefault="00A417E4" w:rsidP="00A417E4">
      <w:pPr>
        <w:ind w:right="985"/>
        <w:jc w:val="both"/>
        <w:rPr>
          <w:sz w:val="20"/>
          <w:szCs w:val="20"/>
        </w:rPr>
      </w:pPr>
      <w:r>
        <w:rPr>
          <w:b/>
          <w:sz w:val="20"/>
          <w:szCs w:val="20"/>
        </w:rPr>
        <w:t xml:space="preserve">Figur 20: Prosopagnosie f-Test rATL. </w:t>
      </w:r>
      <w:r>
        <w:rPr>
          <w:sz w:val="20"/>
          <w:szCs w:val="20"/>
        </w:rPr>
        <w:t>Koordinaten: x= 42, y= 0, z= -36, p=0.01, Clustergrö</w:t>
      </w:r>
      <w:r w:rsidRPr="00D9337E">
        <w:rPr>
          <w:sz w:val="20"/>
          <w:szCs w:val="20"/>
        </w:rPr>
        <w:t>ß</w:t>
      </w:r>
      <w:r>
        <w:rPr>
          <w:sz w:val="20"/>
          <w:szCs w:val="20"/>
        </w:rPr>
        <w:t>e=5 Voxels.</w:t>
      </w:r>
    </w:p>
    <w:p w14:paraId="2957B161" w14:textId="77777777" w:rsidR="00D846CF" w:rsidRDefault="00D846CF" w:rsidP="00392146">
      <w:pPr>
        <w:jc w:val="both"/>
        <w:rPr>
          <w:sz w:val="20"/>
          <w:szCs w:val="20"/>
        </w:rPr>
      </w:pPr>
    </w:p>
    <w:p w14:paraId="243CA3B7" w14:textId="77777777" w:rsidR="00D846CF" w:rsidRDefault="00D846CF" w:rsidP="00392146">
      <w:pPr>
        <w:jc w:val="both"/>
        <w:rPr>
          <w:sz w:val="20"/>
          <w:szCs w:val="20"/>
        </w:rPr>
      </w:pPr>
    </w:p>
    <w:p w14:paraId="0D2580D9" w14:textId="77777777" w:rsidR="00D846CF" w:rsidRDefault="00D846CF" w:rsidP="00392146">
      <w:pPr>
        <w:jc w:val="both"/>
        <w:rPr>
          <w:sz w:val="20"/>
          <w:szCs w:val="20"/>
        </w:rPr>
      </w:pPr>
    </w:p>
    <w:p w14:paraId="128887F6" w14:textId="77777777" w:rsidR="00D846CF" w:rsidRDefault="00D846CF" w:rsidP="00392146">
      <w:pPr>
        <w:jc w:val="both"/>
        <w:rPr>
          <w:sz w:val="20"/>
          <w:szCs w:val="20"/>
        </w:rPr>
      </w:pPr>
    </w:p>
    <w:p w14:paraId="24152137" w14:textId="6EE3460D" w:rsidR="00CF3E47" w:rsidRPr="00A417E4" w:rsidRDefault="00D846CF" w:rsidP="00392146">
      <w:pPr>
        <w:jc w:val="both"/>
        <w:rPr>
          <w:sz w:val="20"/>
          <w:szCs w:val="20"/>
        </w:rPr>
      </w:pPr>
      <w:r w:rsidRPr="00D846CF">
        <w:rPr>
          <w:noProof/>
          <w:sz w:val="20"/>
          <w:szCs w:val="20"/>
          <w:highlight w:val="black"/>
          <w:lang w:val="de-DE" w:eastAsia="de-DE"/>
        </w:rPr>
        <w:drawing>
          <wp:inline distT="0" distB="0" distL="0" distR="0" wp14:anchorId="5BDA445C" wp14:editId="59010CD5">
            <wp:extent cx="1717675" cy="1448039"/>
            <wp:effectExtent l="0" t="0" r="9525" b="0"/>
            <wp:docPr id="17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18648" cy="1448859"/>
                    </a:xfrm>
                    <a:prstGeom prst="rect">
                      <a:avLst/>
                    </a:prstGeom>
                    <a:noFill/>
                    <a:ln>
                      <a:noFill/>
                    </a:ln>
                  </pic:spPr>
                </pic:pic>
              </a:graphicData>
            </a:graphic>
          </wp:inline>
        </w:drawing>
      </w:r>
      <w:r w:rsidRPr="00D846CF">
        <w:rPr>
          <w:noProof/>
          <w:sz w:val="20"/>
          <w:szCs w:val="20"/>
          <w:highlight w:val="black"/>
          <w:lang w:val="de-DE" w:eastAsia="de-DE"/>
        </w:rPr>
        <w:drawing>
          <wp:inline distT="0" distB="0" distL="0" distR="0" wp14:anchorId="4642ADAD" wp14:editId="43866F8B">
            <wp:extent cx="1496864" cy="1486576"/>
            <wp:effectExtent l="0" t="0" r="1905" b="12065"/>
            <wp:docPr id="17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97513" cy="1487220"/>
                    </a:xfrm>
                    <a:prstGeom prst="rect">
                      <a:avLst/>
                    </a:prstGeom>
                    <a:noFill/>
                    <a:ln>
                      <a:noFill/>
                    </a:ln>
                  </pic:spPr>
                </pic:pic>
              </a:graphicData>
            </a:graphic>
          </wp:inline>
        </w:drawing>
      </w:r>
      <w:r w:rsidRPr="00D846CF">
        <w:rPr>
          <w:noProof/>
          <w:sz w:val="20"/>
          <w:szCs w:val="20"/>
          <w:highlight w:val="black"/>
          <w:lang w:val="de-DE" w:eastAsia="de-DE"/>
        </w:rPr>
        <w:drawing>
          <wp:inline distT="0" distB="0" distL="0" distR="0" wp14:anchorId="72986EB0" wp14:editId="25598871">
            <wp:extent cx="1748155" cy="1455956"/>
            <wp:effectExtent l="0" t="0" r="4445" b="0"/>
            <wp:docPr id="18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48638" cy="1456358"/>
                    </a:xfrm>
                    <a:prstGeom prst="rect">
                      <a:avLst/>
                    </a:prstGeom>
                    <a:noFill/>
                    <a:ln>
                      <a:noFill/>
                    </a:ln>
                  </pic:spPr>
                </pic:pic>
              </a:graphicData>
            </a:graphic>
          </wp:inline>
        </w:drawing>
      </w:r>
    </w:p>
    <w:p w14:paraId="4B53E61D" w14:textId="77777777" w:rsidR="00401B3F" w:rsidRDefault="00D846CF" w:rsidP="00401B3F">
      <w:pPr>
        <w:ind w:right="985"/>
        <w:jc w:val="both"/>
        <w:rPr>
          <w:sz w:val="20"/>
          <w:szCs w:val="20"/>
        </w:rPr>
      </w:pPr>
      <w:r>
        <w:rPr>
          <w:b/>
          <w:sz w:val="20"/>
          <w:szCs w:val="20"/>
        </w:rPr>
        <w:t>Figur 21: Prosopagnosie f-Test lATL</w:t>
      </w:r>
      <w:r w:rsidR="00401B3F">
        <w:rPr>
          <w:b/>
          <w:sz w:val="20"/>
          <w:szCs w:val="20"/>
        </w:rPr>
        <w:t xml:space="preserve">. </w:t>
      </w:r>
      <w:r w:rsidR="00401B3F">
        <w:rPr>
          <w:sz w:val="20"/>
          <w:szCs w:val="20"/>
        </w:rPr>
        <w:t>Koordinaten: x= -34, y= 2, z= -36, p=0.01, Clustergrö</w:t>
      </w:r>
      <w:r w:rsidR="00401B3F" w:rsidRPr="00D9337E">
        <w:rPr>
          <w:sz w:val="20"/>
          <w:szCs w:val="20"/>
        </w:rPr>
        <w:t>ß</w:t>
      </w:r>
      <w:r w:rsidR="00401B3F">
        <w:rPr>
          <w:sz w:val="20"/>
          <w:szCs w:val="20"/>
        </w:rPr>
        <w:t>e=5 Voxels.</w:t>
      </w:r>
    </w:p>
    <w:p w14:paraId="36B12789" w14:textId="416EA59D" w:rsidR="00D77A93" w:rsidRDefault="00D77A93" w:rsidP="00392146">
      <w:pPr>
        <w:jc w:val="both"/>
        <w:rPr>
          <w:sz w:val="20"/>
          <w:szCs w:val="20"/>
        </w:rPr>
      </w:pPr>
    </w:p>
    <w:p w14:paraId="6CAFCF35" w14:textId="77777777" w:rsidR="00401B3F" w:rsidRDefault="00401B3F" w:rsidP="00392146">
      <w:pPr>
        <w:jc w:val="both"/>
        <w:rPr>
          <w:sz w:val="20"/>
          <w:szCs w:val="20"/>
        </w:rPr>
      </w:pPr>
    </w:p>
    <w:p w14:paraId="6D73A7CF" w14:textId="4619D95A" w:rsidR="00960850" w:rsidRPr="00CD4454" w:rsidRDefault="00CD4454" w:rsidP="00392146">
      <w:pPr>
        <w:jc w:val="both"/>
      </w:pPr>
      <w:r>
        <w:t>Zusätzliche Regionen:</w:t>
      </w:r>
    </w:p>
    <w:p w14:paraId="08F9A89D" w14:textId="77777777" w:rsidR="00960850" w:rsidRDefault="00960850" w:rsidP="00392146">
      <w:pPr>
        <w:jc w:val="both"/>
        <w:rPr>
          <w:sz w:val="20"/>
          <w:szCs w:val="20"/>
        </w:rPr>
      </w:pPr>
    </w:p>
    <w:p w14:paraId="2FAD1AF1" w14:textId="0429A7B0" w:rsidR="00401B3F" w:rsidRPr="00401B3F" w:rsidRDefault="00401B3F" w:rsidP="00392146">
      <w:pPr>
        <w:jc w:val="both"/>
        <w:rPr>
          <w:sz w:val="20"/>
          <w:szCs w:val="20"/>
        </w:rPr>
      </w:pPr>
      <w:r w:rsidRPr="00401B3F">
        <w:rPr>
          <w:noProof/>
          <w:sz w:val="20"/>
          <w:szCs w:val="20"/>
          <w:highlight w:val="black"/>
          <w:lang w:val="de-DE" w:eastAsia="de-DE"/>
        </w:rPr>
        <w:drawing>
          <wp:inline distT="0" distB="0" distL="0" distR="0" wp14:anchorId="6E9D9022" wp14:editId="293D3CDC">
            <wp:extent cx="1713865" cy="1404485"/>
            <wp:effectExtent l="0" t="0" r="0" b="0"/>
            <wp:docPr id="18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13865" cy="1404485"/>
                    </a:xfrm>
                    <a:prstGeom prst="rect">
                      <a:avLst/>
                    </a:prstGeom>
                    <a:noFill/>
                    <a:ln>
                      <a:noFill/>
                    </a:ln>
                  </pic:spPr>
                </pic:pic>
              </a:graphicData>
            </a:graphic>
          </wp:inline>
        </w:drawing>
      </w:r>
      <w:r w:rsidRPr="00401B3F">
        <w:rPr>
          <w:noProof/>
          <w:sz w:val="20"/>
          <w:szCs w:val="20"/>
          <w:highlight w:val="black"/>
          <w:lang w:val="de-DE" w:eastAsia="de-DE"/>
        </w:rPr>
        <w:drawing>
          <wp:inline distT="0" distB="0" distL="0" distR="0" wp14:anchorId="07D1F14C" wp14:editId="0437F2FC">
            <wp:extent cx="1486535" cy="1471158"/>
            <wp:effectExtent l="0" t="0" r="12065" b="2540"/>
            <wp:docPr id="18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86997" cy="1471615"/>
                    </a:xfrm>
                    <a:prstGeom prst="rect">
                      <a:avLst/>
                    </a:prstGeom>
                    <a:noFill/>
                    <a:ln>
                      <a:noFill/>
                    </a:ln>
                  </pic:spPr>
                </pic:pic>
              </a:graphicData>
            </a:graphic>
          </wp:inline>
        </w:drawing>
      </w:r>
      <w:r w:rsidRPr="00401B3F">
        <w:rPr>
          <w:noProof/>
          <w:highlight w:val="black"/>
          <w:lang w:val="de-DE" w:eastAsia="de-DE"/>
        </w:rPr>
        <w:drawing>
          <wp:inline distT="0" distB="0" distL="0" distR="0" wp14:anchorId="29509993" wp14:editId="2FE775DA">
            <wp:extent cx="1726510" cy="1442085"/>
            <wp:effectExtent l="0" t="0" r="1270" b="5715"/>
            <wp:docPr id="18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26510" cy="1442085"/>
                    </a:xfrm>
                    <a:prstGeom prst="rect">
                      <a:avLst/>
                    </a:prstGeom>
                    <a:noFill/>
                    <a:ln>
                      <a:noFill/>
                    </a:ln>
                  </pic:spPr>
                </pic:pic>
              </a:graphicData>
            </a:graphic>
          </wp:inline>
        </w:drawing>
      </w:r>
    </w:p>
    <w:p w14:paraId="003E4F95" w14:textId="0962A3E9" w:rsidR="00401B3F" w:rsidRDefault="00401B3F" w:rsidP="00926015">
      <w:pPr>
        <w:ind w:right="985"/>
        <w:jc w:val="both"/>
        <w:rPr>
          <w:sz w:val="20"/>
          <w:szCs w:val="20"/>
        </w:rPr>
      </w:pPr>
      <w:r>
        <w:rPr>
          <w:b/>
          <w:sz w:val="20"/>
          <w:szCs w:val="20"/>
        </w:rPr>
        <w:lastRenderedPageBreak/>
        <w:t xml:space="preserve">Figur 22: Prosopagnosie f-Test rAMY. </w:t>
      </w:r>
      <w:r>
        <w:rPr>
          <w:sz w:val="20"/>
          <w:szCs w:val="20"/>
        </w:rPr>
        <w:t>Koordinaten: x= 24, y= -8, z= -12, p=0.01, Clustergrö</w:t>
      </w:r>
      <w:r w:rsidRPr="00D9337E">
        <w:rPr>
          <w:sz w:val="20"/>
          <w:szCs w:val="20"/>
        </w:rPr>
        <w:t>ß</w:t>
      </w:r>
      <w:r w:rsidR="00926015">
        <w:rPr>
          <w:sz w:val="20"/>
          <w:szCs w:val="20"/>
        </w:rPr>
        <w:t>e=5 Voxels.</w:t>
      </w:r>
    </w:p>
    <w:p w14:paraId="72CCB0F6" w14:textId="5CDF2C06" w:rsidR="00D846CF" w:rsidRDefault="00D846CF" w:rsidP="00073552">
      <w:pPr>
        <w:jc w:val="both"/>
        <w:rPr>
          <w:sz w:val="20"/>
          <w:szCs w:val="20"/>
        </w:rPr>
      </w:pPr>
    </w:p>
    <w:p w14:paraId="7A6AD70B" w14:textId="0502552F" w:rsidR="00B6610A" w:rsidRPr="00401B3F" w:rsidRDefault="00B6610A" w:rsidP="00073552">
      <w:pPr>
        <w:jc w:val="both"/>
        <w:rPr>
          <w:sz w:val="20"/>
          <w:szCs w:val="20"/>
        </w:rPr>
      </w:pPr>
      <w:r w:rsidRPr="00B6610A">
        <w:rPr>
          <w:noProof/>
          <w:sz w:val="20"/>
          <w:szCs w:val="20"/>
          <w:highlight w:val="black"/>
          <w:lang w:val="de-DE" w:eastAsia="de-DE"/>
        </w:rPr>
        <w:drawing>
          <wp:inline distT="0" distB="0" distL="0" distR="0" wp14:anchorId="6518B879" wp14:editId="671EBAAD">
            <wp:extent cx="1714475" cy="1461603"/>
            <wp:effectExtent l="0" t="0" r="0" b="12065"/>
            <wp:docPr id="18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15069" cy="1462109"/>
                    </a:xfrm>
                    <a:prstGeom prst="rect">
                      <a:avLst/>
                    </a:prstGeom>
                    <a:noFill/>
                    <a:ln>
                      <a:noFill/>
                    </a:ln>
                  </pic:spPr>
                </pic:pic>
              </a:graphicData>
            </a:graphic>
          </wp:inline>
        </w:drawing>
      </w:r>
      <w:r w:rsidRPr="00B6610A">
        <w:rPr>
          <w:noProof/>
          <w:sz w:val="20"/>
          <w:szCs w:val="20"/>
          <w:highlight w:val="black"/>
          <w:lang w:val="de-DE" w:eastAsia="de-DE"/>
        </w:rPr>
        <w:drawing>
          <wp:inline distT="0" distB="0" distL="0" distR="0" wp14:anchorId="56F02086" wp14:editId="2C1C93FB">
            <wp:extent cx="1464945" cy="1464945"/>
            <wp:effectExtent l="0" t="0" r="8255" b="8255"/>
            <wp:docPr id="18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464945" cy="1464945"/>
                    </a:xfrm>
                    <a:prstGeom prst="rect">
                      <a:avLst/>
                    </a:prstGeom>
                    <a:noFill/>
                    <a:ln>
                      <a:noFill/>
                    </a:ln>
                  </pic:spPr>
                </pic:pic>
              </a:graphicData>
            </a:graphic>
          </wp:inline>
        </w:drawing>
      </w:r>
      <w:r w:rsidRPr="00B6610A">
        <w:rPr>
          <w:noProof/>
          <w:highlight w:val="black"/>
          <w:lang w:val="de-DE" w:eastAsia="de-DE"/>
        </w:rPr>
        <w:drawing>
          <wp:inline distT="0" distB="0" distL="0" distR="0" wp14:anchorId="21A5B3E0" wp14:editId="64FDE27E">
            <wp:extent cx="1717675" cy="1445421"/>
            <wp:effectExtent l="0" t="0" r="9525" b="2540"/>
            <wp:docPr id="18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17675" cy="1445421"/>
                    </a:xfrm>
                    <a:prstGeom prst="rect">
                      <a:avLst/>
                    </a:prstGeom>
                    <a:noFill/>
                    <a:ln>
                      <a:noFill/>
                    </a:ln>
                  </pic:spPr>
                </pic:pic>
              </a:graphicData>
            </a:graphic>
          </wp:inline>
        </w:drawing>
      </w:r>
    </w:p>
    <w:p w14:paraId="78D87BDF" w14:textId="77777777" w:rsidR="00B6610A" w:rsidRDefault="00B6610A" w:rsidP="00B6610A">
      <w:pPr>
        <w:ind w:right="985"/>
        <w:jc w:val="both"/>
        <w:rPr>
          <w:sz w:val="20"/>
          <w:szCs w:val="20"/>
        </w:rPr>
      </w:pPr>
      <w:r>
        <w:rPr>
          <w:b/>
          <w:sz w:val="20"/>
          <w:szCs w:val="20"/>
        </w:rPr>
        <w:t xml:space="preserve">Figur 23: Prosopagnosie f-Test lAMY. </w:t>
      </w:r>
      <w:r>
        <w:rPr>
          <w:sz w:val="20"/>
          <w:szCs w:val="20"/>
        </w:rPr>
        <w:t>Koordinaten: x= -28, y= -4, z= -24, p=0.01, Clustergrö</w:t>
      </w:r>
      <w:r w:rsidRPr="00D9337E">
        <w:rPr>
          <w:sz w:val="20"/>
          <w:szCs w:val="20"/>
        </w:rPr>
        <w:t>ß</w:t>
      </w:r>
      <w:r>
        <w:rPr>
          <w:sz w:val="20"/>
          <w:szCs w:val="20"/>
        </w:rPr>
        <w:t>e=5 Voxels.</w:t>
      </w:r>
    </w:p>
    <w:p w14:paraId="24151D10" w14:textId="77777777" w:rsidR="00B6610A" w:rsidRDefault="00B6610A" w:rsidP="00B6610A">
      <w:pPr>
        <w:jc w:val="both"/>
        <w:rPr>
          <w:sz w:val="20"/>
          <w:szCs w:val="20"/>
        </w:rPr>
      </w:pPr>
    </w:p>
    <w:p w14:paraId="1AE0F04D" w14:textId="77777777" w:rsidR="00960850" w:rsidRDefault="00960850" w:rsidP="00B6610A">
      <w:pPr>
        <w:jc w:val="both"/>
        <w:rPr>
          <w:sz w:val="20"/>
          <w:szCs w:val="20"/>
        </w:rPr>
      </w:pPr>
    </w:p>
    <w:p w14:paraId="73A00C9D" w14:textId="6415EC82" w:rsidR="00D846CF" w:rsidRDefault="00960850" w:rsidP="00073552">
      <w:pPr>
        <w:jc w:val="both"/>
      </w:pPr>
      <w:r>
        <w:t>Sowohl in der rechten FFA, wie auch in beiden OFAs war keine vermehrte Aktivierung bei schlechter Gesichterwiedererkennungsfä</w:t>
      </w:r>
      <w:r w:rsidR="00926015">
        <w:t>higkeit zu finden.</w:t>
      </w:r>
    </w:p>
    <w:p w14:paraId="381F2F7D" w14:textId="77777777" w:rsidR="00926015" w:rsidRPr="00926015" w:rsidRDefault="00926015" w:rsidP="00073552">
      <w:pPr>
        <w:jc w:val="both"/>
      </w:pPr>
    </w:p>
    <w:p w14:paraId="5E10D945" w14:textId="77777777" w:rsidR="00D846CF" w:rsidRDefault="00D846CF" w:rsidP="00073552">
      <w:pPr>
        <w:jc w:val="both"/>
        <w:rPr>
          <w:i/>
        </w:rPr>
      </w:pPr>
    </w:p>
    <w:p w14:paraId="073F1F0F" w14:textId="0A045705" w:rsidR="00C3258B" w:rsidRDefault="0044274B" w:rsidP="00073552">
      <w:pPr>
        <w:jc w:val="both"/>
      </w:pPr>
      <w:r>
        <w:rPr>
          <w:i/>
        </w:rPr>
        <w:t>3.2</w:t>
      </w:r>
      <w:r w:rsidR="0086075C">
        <w:rPr>
          <w:i/>
        </w:rPr>
        <w:t>.4</w:t>
      </w:r>
      <w:r w:rsidR="00D77A93">
        <w:rPr>
          <w:i/>
        </w:rPr>
        <w:t xml:space="preserve"> </w:t>
      </w:r>
      <w:r w:rsidR="00D77A93">
        <w:rPr>
          <w:i/>
          <w:u w:val="single"/>
        </w:rPr>
        <w:t>DCM-Ergebnisse/PEB</w:t>
      </w:r>
    </w:p>
    <w:p w14:paraId="3D0E63DE" w14:textId="04BD2334" w:rsidR="004D3FBB" w:rsidRPr="00D77A93" w:rsidRDefault="004D3FBB" w:rsidP="00190834">
      <w:pPr>
        <w:ind w:left="1276" w:firstLine="284"/>
        <w:jc w:val="both"/>
      </w:pPr>
    </w:p>
    <w:p w14:paraId="23E1C43F" w14:textId="46543990" w:rsidR="00926015" w:rsidRDefault="009203A7" w:rsidP="009203A7">
      <w:pPr>
        <w:jc w:val="both"/>
      </w:pPr>
      <w:r>
        <w:t xml:space="preserve">Die DCM-Analyse erlaubt uns die </w:t>
      </w:r>
      <w:r w:rsidR="00FC6228">
        <w:t>effektive Konnektivität</w:t>
      </w:r>
      <w:r>
        <w:t xml:space="preserve"> zwischen den ausgewählten Regionen zu untersuchen.</w:t>
      </w:r>
      <w:r w:rsidR="00DB6108">
        <w:t xml:space="preserve"> Es werden die Ergebnisse gezeigt, die mit über 95% Wahrscheinlichkeit grö</w:t>
      </w:r>
      <w:r w:rsidR="00DB6108" w:rsidRPr="00DB6108">
        <w:t>ß</w:t>
      </w:r>
      <w:r w:rsidR="00DB6108">
        <w:t>er oder kleiner 0 sind.</w:t>
      </w:r>
    </w:p>
    <w:p w14:paraId="5B9F4919" w14:textId="32FCC59D" w:rsidR="009A272F" w:rsidRDefault="00026ADF" w:rsidP="009203A7">
      <w:pPr>
        <w:jc w:val="both"/>
      </w:pPr>
      <w:r>
        <w:lastRenderedPageBreak/>
        <w:t xml:space="preserve">               </w:t>
      </w:r>
      <w:r w:rsidR="00106FB7" w:rsidRPr="00106FB7">
        <w:rPr>
          <w:noProof/>
          <w:lang w:val="de-DE" w:eastAsia="de-DE"/>
        </w:rPr>
        <w:drawing>
          <wp:inline distT="0" distB="0" distL="0" distR="0" wp14:anchorId="1D56D38C" wp14:editId="00EE0576">
            <wp:extent cx="4918075" cy="5493112"/>
            <wp:effectExtent l="0" t="0" r="9525" b="0"/>
            <wp:docPr id="20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18735" cy="5493849"/>
                    </a:xfrm>
                    <a:prstGeom prst="rect">
                      <a:avLst/>
                    </a:prstGeom>
                    <a:noFill/>
                    <a:ln>
                      <a:noFill/>
                    </a:ln>
                  </pic:spPr>
                </pic:pic>
              </a:graphicData>
            </a:graphic>
          </wp:inline>
        </w:drawing>
      </w:r>
    </w:p>
    <w:p w14:paraId="1560E0B7" w14:textId="77777777" w:rsidR="00DB6108" w:rsidRDefault="00DB6108" w:rsidP="009203A7">
      <w:pPr>
        <w:jc w:val="both"/>
        <w:rPr>
          <w:b/>
          <w:sz w:val="20"/>
          <w:szCs w:val="20"/>
        </w:rPr>
      </w:pPr>
    </w:p>
    <w:p w14:paraId="08C436E0" w14:textId="030911D7" w:rsidR="009A272F" w:rsidRPr="00DB6108" w:rsidRDefault="00270F08" w:rsidP="009203A7">
      <w:pPr>
        <w:jc w:val="both"/>
        <w:rPr>
          <w:sz w:val="20"/>
          <w:szCs w:val="20"/>
        </w:rPr>
      </w:pPr>
      <w:r>
        <w:rPr>
          <w:b/>
          <w:sz w:val="20"/>
          <w:szCs w:val="20"/>
        </w:rPr>
        <w:t>Tabelle 2</w:t>
      </w:r>
      <w:r w:rsidR="00DB6108">
        <w:rPr>
          <w:b/>
          <w:sz w:val="20"/>
          <w:szCs w:val="20"/>
        </w:rPr>
        <w:t xml:space="preserve">: Ergebnisse. </w:t>
      </w:r>
      <w:r w:rsidR="00DB6108">
        <w:rPr>
          <w:sz w:val="20"/>
          <w:szCs w:val="20"/>
        </w:rPr>
        <w:t>In der Tabelle werden die Kopplungsparameter für die unterschiedlichen Interaktionen aufgezählt und die Wahrscheinlichkeit mit der diese Parameter ungleich null sind.</w:t>
      </w:r>
    </w:p>
    <w:p w14:paraId="6A79ED57" w14:textId="77777777" w:rsidR="009A272F" w:rsidRDefault="009A272F" w:rsidP="009203A7">
      <w:pPr>
        <w:jc w:val="both"/>
      </w:pPr>
    </w:p>
    <w:p w14:paraId="2332D63F" w14:textId="77777777" w:rsidR="009A272F" w:rsidRDefault="009A272F" w:rsidP="009203A7">
      <w:pPr>
        <w:jc w:val="both"/>
      </w:pPr>
    </w:p>
    <w:p w14:paraId="62F6EDAF" w14:textId="2836C96F" w:rsidR="00C2065A" w:rsidRPr="00926015" w:rsidRDefault="00C2065A" w:rsidP="005659DC">
      <w:pPr>
        <w:jc w:val="both"/>
        <w:rPr>
          <w:sz w:val="20"/>
          <w:szCs w:val="20"/>
        </w:rPr>
      </w:pPr>
      <w:r>
        <w:t>D</w:t>
      </w:r>
      <w:r w:rsidR="009203A7">
        <w:t>ie</w:t>
      </w:r>
      <w:r w:rsidR="00FC6228">
        <w:t xml:space="preserve"> intrinsische</w:t>
      </w:r>
      <w:r w:rsidR="009203A7">
        <w:t xml:space="preserve"> </w:t>
      </w:r>
      <w:r w:rsidR="00FC6228">
        <w:t xml:space="preserve">Interaktionen zwischen den Regionen </w:t>
      </w:r>
      <w:r w:rsidR="00574CBE">
        <w:t>in der G</w:t>
      </w:r>
      <w:r w:rsidR="00623222">
        <w:t>ruppe</w:t>
      </w:r>
      <w:r>
        <w:t xml:space="preserve"> werden anhand der A-Matrix</w:t>
      </w:r>
      <w:r w:rsidR="00623222">
        <w:t xml:space="preserve"> </w:t>
      </w:r>
      <w:r w:rsidR="00FC6228">
        <w:t>beschrieben</w:t>
      </w:r>
      <w:r>
        <w:t>.</w:t>
      </w:r>
    </w:p>
    <w:p w14:paraId="6A0424E5" w14:textId="77777777" w:rsidR="00C2065A" w:rsidRDefault="00C2065A" w:rsidP="005659DC">
      <w:pPr>
        <w:jc w:val="both"/>
        <w:rPr>
          <w:lang w:val="es-ES"/>
        </w:rPr>
      </w:pPr>
    </w:p>
    <w:p w14:paraId="79FB8E70" w14:textId="7D98A113" w:rsidR="00190834" w:rsidRPr="00654CA9" w:rsidRDefault="00654CA9" w:rsidP="005659DC">
      <w:pPr>
        <w:jc w:val="both"/>
        <w:rPr>
          <w:lang w:val="es-ES"/>
        </w:rPr>
      </w:pPr>
      <w:r>
        <w:rPr>
          <w:lang w:val="es-ES"/>
        </w:rPr>
        <w:t>A-Matrix:</w:t>
      </w:r>
    </w:p>
    <w:p w14:paraId="42945779" w14:textId="3BB51F65" w:rsidR="00190834" w:rsidRDefault="00190834" w:rsidP="005659DC">
      <w:pPr>
        <w:jc w:val="both"/>
        <w:rPr>
          <w:sz w:val="20"/>
          <w:szCs w:val="20"/>
          <w:lang w:val="es-ES"/>
        </w:rPr>
      </w:pPr>
    </w:p>
    <w:p w14:paraId="4FEC8F4D" w14:textId="77777777" w:rsidR="00190834" w:rsidRDefault="00190834" w:rsidP="005659DC">
      <w:pPr>
        <w:jc w:val="both"/>
        <w:rPr>
          <w:sz w:val="20"/>
          <w:szCs w:val="20"/>
          <w:lang w:val="es-ES"/>
        </w:rPr>
      </w:pPr>
    </w:p>
    <w:p w14:paraId="41426EB7" w14:textId="32DF576E" w:rsidR="00190834" w:rsidRPr="00392146" w:rsidRDefault="00654CA9" w:rsidP="005659DC">
      <w:pPr>
        <w:jc w:val="both"/>
        <w:rPr>
          <w:sz w:val="20"/>
          <w:szCs w:val="20"/>
          <w:lang w:val="es-ES"/>
        </w:rPr>
      </w:pPr>
      <w:r>
        <w:rPr>
          <w:sz w:val="20"/>
          <w:szCs w:val="20"/>
          <w:lang w:val="es-ES"/>
        </w:rPr>
        <w:lastRenderedPageBreak/>
        <w:t xml:space="preserve">           </w:t>
      </w:r>
      <w:r w:rsidR="00FC6228">
        <w:rPr>
          <w:sz w:val="20"/>
          <w:szCs w:val="20"/>
          <w:lang w:val="es-ES"/>
        </w:rPr>
        <w:t xml:space="preserve">    </w:t>
      </w:r>
      <w:r w:rsidR="00467A08">
        <w:rPr>
          <w:sz w:val="20"/>
          <w:szCs w:val="20"/>
          <w:lang w:val="es-ES"/>
        </w:rPr>
        <w:t xml:space="preserve">      </w:t>
      </w:r>
      <w:r w:rsidR="00FC6228">
        <w:rPr>
          <w:sz w:val="20"/>
          <w:szCs w:val="20"/>
          <w:lang w:val="es-ES"/>
        </w:rPr>
        <w:t xml:space="preserve">   </w:t>
      </w:r>
      <w:r>
        <w:rPr>
          <w:sz w:val="20"/>
          <w:szCs w:val="20"/>
          <w:lang w:val="es-ES"/>
        </w:rPr>
        <w:t xml:space="preserve">   </w:t>
      </w:r>
      <w:r w:rsidRPr="00D6535F">
        <w:rPr>
          <w:noProof/>
          <w:lang w:val="de-DE" w:eastAsia="de-DE"/>
        </w:rPr>
        <w:drawing>
          <wp:inline distT="0" distB="0" distL="0" distR="0" wp14:anchorId="02504598" wp14:editId="06A3C86B">
            <wp:extent cx="3315970" cy="2250390"/>
            <wp:effectExtent l="0" t="0" r="11430" b="10795"/>
            <wp:docPr id="1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16963" cy="2251064"/>
                    </a:xfrm>
                    <a:prstGeom prst="rect">
                      <a:avLst/>
                    </a:prstGeom>
                    <a:noFill/>
                    <a:ln>
                      <a:noFill/>
                    </a:ln>
                  </pic:spPr>
                </pic:pic>
              </a:graphicData>
            </a:graphic>
          </wp:inline>
        </w:drawing>
      </w:r>
    </w:p>
    <w:p w14:paraId="468FE9B1" w14:textId="77777777" w:rsidR="00E22C1F" w:rsidRDefault="00E22C1F" w:rsidP="005659DC">
      <w:pPr>
        <w:jc w:val="both"/>
        <w:rPr>
          <w:b/>
          <w:sz w:val="20"/>
          <w:szCs w:val="20"/>
          <w:lang w:val="es-ES"/>
        </w:rPr>
      </w:pPr>
    </w:p>
    <w:p w14:paraId="1A12F604" w14:textId="2306AE55" w:rsidR="00721000" w:rsidRPr="00CF3E47" w:rsidRDefault="00CF3E47" w:rsidP="005659DC">
      <w:pPr>
        <w:jc w:val="both"/>
        <w:rPr>
          <w:b/>
          <w:sz w:val="20"/>
          <w:szCs w:val="20"/>
          <w:lang w:val="es-ES"/>
        </w:rPr>
      </w:pPr>
      <w:r>
        <w:rPr>
          <w:b/>
          <w:sz w:val="20"/>
          <w:szCs w:val="20"/>
          <w:lang w:val="es-ES"/>
        </w:rPr>
        <w:t>Fi</w:t>
      </w:r>
      <w:r w:rsidR="00E045A2">
        <w:rPr>
          <w:b/>
          <w:sz w:val="20"/>
          <w:szCs w:val="20"/>
          <w:lang w:val="es-ES"/>
        </w:rPr>
        <w:t>gur 24</w:t>
      </w:r>
      <w:r>
        <w:rPr>
          <w:b/>
          <w:sz w:val="20"/>
          <w:szCs w:val="20"/>
          <w:lang w:val="es-ES"/>
        </w:rPr>
        <w:t>: A-Matrix.</w:t>
      </w:r>
      <w:r>
        <w:rPr>
          <w:sz w:val="20"/>
          <w:szCs w:val="20"/>
          <w:lang w:val="es-ES"/>
        </w:rPr>
        <w:t xml:space="preserve"> Die A-Matrix beschreibt die intrinsiche Interaktionen zwischen den von uns ausgewählten</w:t>
      </w:r>
      <w:r>
        <w:rPr>
          <w:b/>
          <w:sz w:val="20"/>
          <w:szCs w:val="20"/>
          <w:lang w:val="es-ES"/>
        </w:rPr>
        <w:t xml:space="preserve"> </w:t>
      </w:r>
      <w:r>
        <w:rPr>
          <w:sz w:val="20"/>
          <w:szCs w:val="20"/>
          <w:lang w:val="es-ES"/>
        </w:rPr>
        <w:t>Regionen. Dabei werden die hemmenden Interaktionen mit einem roten Pfeil dargestellt, die exzitatorischen mit einem blauen Pfeil und die nicht signifikanten (ns) mit einem schwarzen Pfeil.</w:t>
      </w:r>
      <w:r>
        <w:rPr>
          <w:b/>
          <w:sz w:val="20"/>
          <w:szCs w:val="20"/>
          <w:lang w:val="es-ES"/>
        </w:rPr>
        <w:t xml:space="preserve">         </w:t>
      </w:r>
    </w:p>
    <w:p w14:paraId="585A3BAE" w14:textId="77777777" w:rsidR="006C357E" w:rsidRDefault="006C357E" w:rsidP="005659DC">
      <w:pPr>
        <w:jc w:val="both"/>
        <w:rPr>
          <w:lang w:val="es-ES"/>
        </w:rPr>
      </w:pPr>
    </w:p>
    <w:p w14:paraId="35A94D7B" w14:textId="77777777" w:rsidR="00CF3E47" w:rsidRDefault="00CF3E47" w:rsidP="005659DC">
      <w:pPr>
        <w:jc w:val="both"/>
        <w:rPr>
          <w:lang w:val="es-ES"/>
        </w:rPr>
      </w:pPr>
    </w:p>
    <w:p w14:paraId="43436C89" w14:textId="77777777" w:rsidR="006564CB" w:rsidRDefault="006564CB" w:rsidP="005659DC">
      <w:pPr>
        <w:jc w:val="both"/>
        <w:rPr>
          <w:lang w:val="es-ES"/>
        </w:rPr>
      </w:pPr>
    </w:p>
    <w:p w14:paraId="78041C40" w14:textId="50BCBEA8" w:rsidR="00E55880" w:rsidRPr="006564CB" w:rsidRDefault="006564CB" w:rsidP="005659DC">
      <w:pPr>
        <w:jc w:val="both"/>
        <w:rPr>
          <w:lang w:val="es-ES"/>
        </w:rPr>
      </w:pPr>
      <w:r>
        <w:rPr>
          <w:lang w:val="es-ES"/>
        </w:rPr>
        <w:t xml:space="preserve">Anhand des </w:t>
      </w:r>
      <w:r>
        <w:rPr>
          <w:i/>
          <w:lang w:val="es-ES"/>
        </w:rPr>
        <w:t xml:space="preserve">Parametric Empiricale Bayes (PEB) </w:t>
      </w:r>
      <w:r>
        <w:rPr>
          <w:lang w:val="es-ES"/>
        </w:rPr>
        <w:t xml:space="preserve">werden die Ergebnisse auf alle Probanden gemittelt. Die A-Matrix </w:t>
      </w:r>
      <w:r w:rsidR="00E22C1F">
        <w:rPr>
          <w:lang w:val="es-ES"/>
        </w:rPr>
        <w:t>entspricht</w:t>
      </w:r>
      <w:r>
        <w:rPr>
          <w:lang w:val="es-ES"/>
        </w:rPr>
        <w:t xml:space="preserve"> in diesem Fall</w:t>
      </w:r>
      <w:r w:rsidR="00E22C1F">
        <w:rPr>
          <w:lang w:val="es-ES"/>
        </w:rPr>
        <w:t xml:space="preserve"> unsere Vorstellungen.</w:t>
      </w:r>
    </w:p>
    <w:p w14:paraId="3B0E44F8" w14:textId="224625B6" w:rsidR="00CF3E47" w:rsidRDefault="00CF3E47" w:rsidP="005659DC">
      <w:pPr>
        <w:jc w:val="both"/>
        <w:rPr>
          <w:lang w:val="es-ES"/>
        </w:rPr>
      </w:pPr>
      <w:r>
        <w:rPr>
          <w:lang w:val="es-ES"/>
        </w:rPr>
        <w:t>Als nächster Schritt</w:t>
      </w:r>
      <w:r w:rsidR="00846609">
        <w:rPr>
          <w:lang w:val="es-ES"/>
        </w:rPr>
        <w:t xml:space="preserve"> wird die C-Matrix dargestellt, die den Eingang der Information im Modell beschreibt. Sie zeigt uns also, wo die Information ,Gesicht’ als erstes verarbeitet wird. In unserem Modell ist es</w:t>
      </w:r>
      <w:r w:rsidR="00623222">
        <w:rPr>
          <w:lang w:val="es-ES"/>
        </w:rPr>
        <w:t>,</w:t>
      </w:r>
      <w:r w:rsidR="00846609">
        <w:rPr>
          <w:lang w:val="es-ES"/>
        </w:rPr>
        <w:t xml:space="preserve"> wie erwartet</w:t>
      </w:r>
      <w:r w:rsidR="00623222">
        <w:rPr>
          <w:lang w:val="es-ES"/>
        </w:rPr>
        <w:t>,</w:t>
      </w:r>
      <w:r w:rsidR="00846609">
        <w:rPr>
          <w:lang w:val="es-ES"/>
        </w:rPr>
        <w:t xml:space="preserve"> in der rechten und linken FFA.</w:t>
      </w:r>
      <w:r w:rsidR="00616FD3">
        <w:rPr>
          <w:lang w:val="es-ES"/>
        </w:rPr>
        <w:t xml:space="preserve"> Dort geht beim Betrachten von Gesichter die Aktivierung</w:t>
      </w:r>
      <w:r w:rsidR="00574CBE">
        <w:rPr>
          <w:lang w:val="es-ES"/>
        </w:rPr>
        <w:t xml:space="preserve"> als erstes</w:t>
      </w:r>
      <w:r w:rsidR="00616FD3">
        <w:rPr>
          <w:lang w:val="es-ES"/>
        </w:rPr>
        <w:t xml:space="preserve"> an.</w:t>
      </w:r>
    </w:p>
    <w:p w14:paraId="393F2711" w14:textId="77777777" w:rsidR="00926015" w:rsidRDefault="00926015" w:rsidP="005659DC">
      <w:pPr>
        <w:jc w:val="both"/>
        <w:rPr>
          <w:lang w:val="es-ES"/>
        </w:rPr>
      </w:pPr>
    </w:p>
    <w:p w14:paraId="7F7E3A46" w14:textId="77777777" w:rsidR="00926015" w:rsidRDefault="00926015" w:rsidP="005659DC">
      <w:pPr>
        <w:jc w:val="both"/>
        <w:rPr>
          <w:lang w:val="es-ES"/>
        </w:rPr>
      </w:pPr>
    </w:p>
    <w:p w14:paraId="7C053FCE" w14:textId="58DA6C1B" w:rsidR="006C357E" w:rsidRDefault="006C357E" w:rsidP="005659DC">
      <w:pPr>
        <w:jc w:val="both"/>
        <w:rPr>
          <w:lang w:val="es-ES"/>
        </w:rPr>
      </w:pPr>
      <w:r>
        <w:rPr>
          <w:lang w:val="es-ES"/>
        </w:rPr>
        <w:t>C-Matrix</w:t>
      </w:r>
      <w:r w:rsidR="00846609">
        <w:rPr>
          <w:lang w:val="es-ES"/>
        </w:rPr>
        <w:t>:</w:t>
      </w:r>
    </w:p>
    <w:p w14:paraId="706DBCDE" w14:textId="5A2E7B9B" w:rsidR="006C357E" w:rsidRDefault="00467A08" w:rsidP="005659DC">
      <w:pPr>
        <w:jc w:val="both"/>
        <w:rPr>
          <w:lang w:val="es-ES"/>
        </w:rPr>
      </w:pPr>
      <w:r>
        <w:rPr>
          <w:lang w:val="es-ES"/>
        </w:rPr>
        <w:t xml:space="preserve">                  </w:t>
      </w:r>
      <w:r w:rsidR="006C357E">
        <w:rPr>
          <w:lang w:val="es-ES"/>
        </w:rPr>
        <w:t xml:space="preserve">     </w:t>
      </w:r>
      <w:r w:rsidR="006C357E" w:rsidRPr="006C357E">
        <w:rPr>
          <w:noProof/>
          <w:lang w:val="de-DE" w:eastAsia="de-DE"/>
        </w:rPr>
        <w:drawing>
          <wp:inline distT="0" distB="0" distL="0" distR="0" wp14:anchorId="5D385002" wp14:editId="788825EF">
            <wp:extent cx="3516113" cy="3074663"/>
            <wp:effectExtent l="0" t="0" r="0" b="0"/>
            <wp:docPr id="16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16135" cy="3074682"/>
                    </a:xfrm>
                    <a:prstGeom prst="rect">
                      <a:avLst/>
                    </a:prstGeom>
                    <a:noFill/>
                    <a:ln>
                      <a:noFill/>
                    </a:ln>
                  </pic:spPr>
                </pic:pic>
              </a:graphicData>
            </a:graphic>
          </wp:inline>
        </w:drawing>
      </w:r>
    </w:p>
    <w:p w14:paraId="512D68B1" w14:textId="77777777" w:rsidR="005E2B38" w:rsidRDefault="005E2B38" w:rsidP="005659DC">
      <w:pPr>
        <w:jc w:val="both"/>
        <w:rPr>
          <w:lang w:val="es-ES"/>
        </w:rPr>
      </w:pPr>
    </w:p>
    <w:p w14:paraId="3CF37461" w14:textId="7CE97BC8" w:rsidR="006C357E" w:rsidRPr="002127FC" w:rsidRDefault="00E045A2" w:rsidP="005659DC">
      <w:pPr>
        <w:jc w:val="both"/>
        <w:rPr>
          <w:sz w:val="20"/>
          <w:szCs w:val="20"/>
          <w:lang w:val="es-ES"/>
        </w:rPr>
      </w:pPr>
      <w:r>
        <w:rPr>
          <w:b/>
          <w:sz w:val="20"/>
          <w:szCs w:val="20"/>
          <w:lang w:val="es-ES"/>
        </w:rPr>
        <w:t>Figur 25</w:t>
      </w:r>
      <w:r w:rsidR="002127FC">
        <w:rPr>
          <w:b/>
          <w:sz w:val="20"/>
          <w:szCs w:val="20"/>
          <w:lang w:val="es-ES"/>
        </w:rPr>
        <w:t>: C-Matrix.</w:t>
      </w:r>
      <w:r w:rsidR="002127FC">
        <w:rPr>
          <w:sz w:val="20"/>
          <w:szCs w:val="20"/>
          <w:lang w:val="es-ES"/>
        </w:rPr>
        <w:t xml:space="preserve"> Der Input kommt an erster Stellen in die rechte und linke FFA und ist exzitatorisch (blau).</w:t>
      </w:r>
    </w:p>
    <w:p w14:paraId="62C47E16" w14:textId="77777777" w:rsidR="006C357E" w:rsidRDefault="006C357E" w:rsidP="005659DC">
      <w:pPr>
        <w:jc w:val="both"/>
        <w:rPr>
          <w:lang w:val="es-ES"/>
        </w:rPr>
      </w:pPr>
    </w:p>
    <w:p w14:paraId="2725EB75" w14:textId="77777777" w:rsidR="006C357E" w:rsidRDefault="006C357E" w:rsidP="005659DC">
      <w:pPr>
        <w:jc w:val="both"/>
        <w:rPr>
          <w:lang w:val="es-ES"/>
        </w:rPr>
      </w:pPr>
    </w:p>
    <w:p w14:paraId="74C6BCB2" w14:textId="77777777" w:rsidR="006C357E" w:rsidRDefault="006C357E" w:rsidP="005659DC">
      <w:pPr>
        <w:jc w:val="both"/>
        <w:rPr>
          <w:lang w:val="es-ES"/>
        </w:rPr>
      </w:pPr>
    </w:p>
    <w:p w14:paraId="0741E6AA" w14:textId="459A357F" w:rsidR="006C357E" w:rsidRDefault="00342698" w:rsidP="005659DC">
      <w:pPr>
        <w:jc w:val="both"/>
        <w:rPr>
          <w:lang w:val="es-ES"/>
        </w:rPr>
      </w:pPr>
      <w:r>
        <w:rPr>
          <w:lang w:val="es-ES"/>
        </w:rPr>
        <w:t>Nachdem wir das Modell mit der A-Matrix und die C-Matrix erstellt haben, interessieren wir uns für den Effekt von Gesichter</w:t>
      </w:r>
      <w:r w:rsidR="002127FC">
        <w:rPr>
          <w:lang w:val="es-ES"/>
        </w:rPr>
        <w:t>n</w:t>
      </w:r>
      <w:r>
        <w:rPr>
          <w:lang w:val="es-ES"/>
        </w:rPr>
        <w:t xml:space="preserve"> auf die Interaktionen zwischen </w:t>
      </w:r>
      <w:r w:rsidR="002127FC">
        <w:rPr>
          <w:lang w:val="es-ES"/>
        </w:rPr>
        <w:t xml:space="preserve">den </w:t>
      </w:r>
      <w:r>
        <w:rPr>
          <w:lang w:val="es-ES"/>
        </w:rPr>
        <w:t xml:space="preserve">Regionen. Dafür </w:t>
      </w:r>
      <w:r w:rsidR="002127FC">
        <w:rPr>
          <w:lang w:val="es-ES"/>
        </w:rPr>
        <w:t>betrachten wir die B-Matrix.</w:t>
      </w:r>
      <w:r w:rsidR="00086C7F">
        <w:rPr>
          <w:lang w:val="es-ES"/>
        </w:rPr>
        <w:t xml:space="preserve"> </w:t>
      </w:r>
    </w:p>
    <w:p w14:paraId="063AADC0" w14:textId="77777777" w:rsidR="006C357E" w:rsidRDefault="006C357E" w:rsidP="005659DC">
      <w:pPr>
        <w:jc w:val="both"/>
        <w:rPr>
          <w:lang w:val="es-ES"/>
        </w:rPr>
      </w:pPr>
    </w:p>
    <w:p w14:paraId="142855C0" w14:textId="77777777" w:rsidR="006C357E" w:rsidRDefault="006C357E" w:rsidP="005659DC">
      <w:pPr>
        <w:jc w:val="both"/>
        <w:rPr>
          <w:lang w:val="es-ES"/>
        </w:rPr>
      </w:pPr>
    </w:p>
    <w:p w14:paraId="22B6C2C1" w14:textId="77777777" w:rsidR="006C357E" w:rsidRDefault="006C357E" w:rsidP="005659DC">
      <w:pPr>
        <w:jc w:val="both"/>
        <w:rPr>
          <w:lang w:val="es-ES"/>
        </w:rPr>
      </w:pPr>
    </w:p>
    <w:p w14:paraId="1F397E1F" w14:textId="0DD26285" w:rsidR="00D6535F" w:rsidRDefault="002127FC" w:rsidP="005659DC">
      <w:pPr>
        <w:jc w:val="both"/>
        <w:rPr>
          <w:lang w:val="es-ES"/>
        </w:rPr>
      </w:pPr>
      <w:r>
        <w:rPr>
          <w:lang w:val="es-ES"/>
        </w:rPr>
        <w:t>B-Matrix:</w:t>
      </w:r>
    </w:p>
    <w:p w14:paraId="00BDCF8C" w14:textId="01CD4CD0" w:rsidR="00D6535F" w:rsidRDefault="006C357E" w:rsidP="005659DC">
      <w:pPr>
        <w:jc w:val="both"/>
        <w:rPr>
          <w:lang w:val="es-ES"/>
        </w:rPr>
      </w:pPr>
      <w:r>
        <w:rPr>
          <w:lang w:val="es-ES"/>
        </w:rPr>
        <w:t xml:space="preserve">         </w:t>
      </w:r>
      <w:r w:rsidR="00654CA9" w:rsidRPr="00654CA9">
        <w:rPr>
          <w:noProof/>
          <w:lang w:val="de-DE" w:eastAsia="de-DE"/>
        </w:rPr>
        <w:drawing>
          <wp:inline distT="0" distB="0" distL="0" distR="0" wp14:anchorId="1FA17C29" wp14:editId="63670A45">
            <wp:extent cx="4249580" cy="3132703"/>
            <wp:effectExtent l="0" t="0" r="0" b="0"/>
            <wp:docPr id="1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49954" cy="3132979"/>
                    </a:xfrm>
                    <a:prstGeom prst="rect">
                      <a:avLst/>
                    </a:prstGeom>
                    <a:noFill/>
                    <a:ln>
                      <a:noFill/>
                    </a:ln>
                  </pic:spPr>
                </pic:pic>
              </a:graphicData>
            </a:graphic>
          </wp:inline>
        </w:drawing>
      </w:r>
    </w:p>
    <w:p w14:paraId="0CCFD56D" w14:textId="77777777" w:rsidR="00D6535F" w:rsidRPr="002127FC" w:rsidRDefault="00D6535F" w:rsidP="005659DC">
      <w:pPr>
        <w:jc w:val="both"/>
        <w:rPr>
          <w:b/>
          <w:sz w:val="20"/>
          <w:szCs w:val="20"/>
          <w:lang w:val="es-ES"/>
        </w:rPr>
      </w:pPr>
    </w:p>
    <w:p w14:paraId="1C3B667B" w14:textId="15F8A781" w:rsidR="00D6535F" w:rsidRPr="00086C7F" w:rsidRDefault="00E045A2" w:rsidP="005659DC">
      <w:pPr>
        <w:jc w:val="both"/>
        <w:rPr>
          <w:sz w:val="20"/>
          <w:szCs w:val="20"/>
          <w:lang w:val="es-ES"/>
        </w:rPr>
      </w:pPr>
      <w:r>
        <w:rPr>
          <w:b/>
          <w:sz w:val="20"/>
          <w:szCs w:val="20"/>
          <w:lang w:val="es-ES"/>
        </w:rPr>
        <w:t>Figur 26</w:t>
      </w:r>
      <w:r w:rsidR="002127FC">
        <w:rPr>
          <w:b/>
          <w:sz w:val="20"/>
          <w:szCs w:val="20"/>
          <w:lang w:val="es-ES"/>
        </w:rPr>
        <w:t>:</w:t>
      </w:r>
      <w:r w:rsidR="00086C7F">
        <w:rPr>
          <w:b/>
          <w:sz w:val="20"/>
          <w:szCs w:val="20"/>
          <w:lang w:val="es-ES"/>
        </w:rPr>
        <w:t xml:space="preserve"> B-Matrix average. </w:t>
      </w:r>
      <w:r w:rsidR="00086C7F">
        <w:rPr>
          <w:sz w:val="20"/>
          <w:szCs w:val="20"/>
          <w:lang w:val="es-ES"/>
        </w:rPr>
        <w:t>In diesem Modell wird die B-Matrix, also der Einfluss von Gesichter auf die effektive Konnektivität der Regionen für die Gruppe, als gro</w:t>
      </w:r>
      <w:r w:rsidR="00086C7F" w:rsidRPr="00D9337E">
        <w:rPr>
          <w:sz w:val="20"/>
          <w:szCs w:val="20"/>
        </w:rPr>
        <w:t>ß</w:t>
      </w:r>
      <w:r w:rsidR="00086C7F">
        <w:rPr>
          <w:sz w:val="20"/>
          <w:szCs w:val="20"/>
        </w:rPr>
        <w:t>er</w:t>
      </w:r>
      <w:r w:rsidR="00086C7F">
        <w:rPr>
          <w:sz w:val="20"/>
          <w:szCs w:val="20"/>
          <w:lang w:val="es-ES"/>
        </w:rPr>
        <w:t xml:space="preserve"> roter Pfeil dargestellt. </w:t>
      </w:r>
    </w:p>
    <w:p w14:paraId="5B1A3D84" w14:textId="77777777" w:rsidR="002127FC" w:rsidRDefault="002127FC" w:rsidP="005659DC">
      <w:pPr>
        <w:jc w:val="both"/>
        <w:rPr>
          <w:lang w:val="es-ES"/>
        </w:rPr>
      </w:pPr>
    </w:p>
    <w:p w14:paraId="18B6C972" w14:textId="3FA9F6C4" w:rsidR="002127FC" w:rsidRDefault="005E2B38" w:rsidP="005659DC">
      <w:pPr>
        <w:jc w:val="both"/>
        <w:rPr>
          <w:lang w:val="es-ES"/>
        </w:rPr>
      </w:pPr>
      <w:r>
        <w:rPr>
          <w:lang w:val="es-ES"/>
        </w:rPr>
        <w:t>Durch die B-Matrix wird der Effekt von Gesichtern als Verstärkung der negativen Kopplung zwischen ATL und FFA beidseits und zwischen beiden FFAs</w:t>
      </w:r>
      <w:r w:rsidR="00E55880">
        <w:rPr>
          <w:lang w:val="es-ES"/>
        </w:rPr>
        <w:t xml:space="preserve"> beschrieben.</w:t>
      </w:r>
      <w:r>
        <w:rPr>
          <w:lang w:val="es-ES"/>
        </w:rPr>
        <w:t xml:space="preserve"> </w:t>
      </w:r>
      <w:r w:rsidR="00E55880">
        <w:rPr>
          <w:lang w:val="es-ES"/>
        </w:rPr>
        <w:t>Au</w:t>
      </w:r>
      <w:r w:rsidR="00E55880" w:rsidRPr="00E55880">
        <w:t>ß</w:t>
      </w:r>
      <w:r w:rsidR="00E55880">
        <w:t>erdem verhält er sich</w:t>
      </w:r>
      <w:r>
        <w:rPr>
          <w:lang w:val="es-ES"/>
        </w:rPr>
        <w:t xml:space="preserve"> als hemmender Einfluss </w:t>
      </w:r>
      <w:r w:rsidR="006A03BB">
        <w:rPr>
          <w:lang w:val="es-ES"/>
        </w:rPr>
        <w:t>zwischen beide ATLs.</w:t>
      </w:r>
    </w:p>
    <w:p w14:paraId="375AE1BF" w14:textId="77777777" w:rsidR="002127FC" w:rsidRDefault="002127FC" w:rsidP="005659DC">
      <w:pPr>
        <w:jc w:val="both"/>
        <w:rPr>
          <w:lang w:val="es-ES"/>
        </w:rPr>
      </w:pPr>
    </w:p>
    <w:p w14:paraId="28B866CA" w14:textId="6F309E55" w:rsidR="002127FC" w:rsidRDefault="00574CBE" w:rsidP="005659DC">
      <w:pPr>
        <w:jc w:val="both"/>
        <w:rPr>
          <w:lang w:val="es-ES"/>
        </w:rPr>
      </w:pPr>
      <w:r>
        <w:rPr>
          <w:lang w:val="es-ES"/>
        </w:rPr>
        <w:t>Wir wollen aber nicht nur den Effekt von Gesichtern betrachten, sondern auch untersuchen, ob eine schlechte Gesichterwiedererkennungsfähigkeit</w:t>
      </w:r>
      <w:r w:rsidR="002B0773">
        <w:rPr>
          <w:lang w:val="es-ES"/>
        </w:rPr>
        <w:t xml:space="preserve"> ein Einfluss auf die Interaktionen zwischen Regionen hat. </w:t>
      </w:r>
    </w:p>
    <w:p w14:paraId="454C129F" w14:textId="77777777" w:rsidR="002127FC" w:rsidRDefault="002127FC" w:rsidP="005659DC">
      <w:pPr>
        <w:jc w:val="both"/>
        <w:rPr>
          <w:lang w:val="es-ES"/>
        </w:rPr>
      </w:pPr>
    </w:p>
    <w:p w14:paraId="2DD73E49" w14:textId="77777777" w:rsidR="00D6535F" w:rsidRDefault="00D6535F" w:rsidP="005659DC">
      <w:pPr>
        <w:jc w:val="both"/>
        <w:rPr>
          <w:lang w:val="es-ES"/>
        </w:rPr>
      </w:pPr>
    </w:p>
    <w:p w14:paraId="357D3E30" w14:textId="77777777" w:rsidR="00D6535F" w:rsidRDefault="00D6535F" w:rsidP="005659DC">
      <w:pPr>
        <w:jc w:val="both"/>
        <w:rPr>
          <w:lang w:val="es-ES"/>
        </w:rPr>
      </w:pPr>
    </w:p>
    <w:p w14:paraId="20C79A75" w14:textId="7038B09B" w:rsidR="00D6535F" w:rsidRDefault="006C357E" w:rsidP="005659DC">
      <w:pPr>
        <w:jc w:val="both"/>
        <w:rPr>
          <w:lang w:val="es-ES"/>
        </w:rPr>
      </w:pPr>
      <w:r>
        <w:rPr>
          <w:lang w:val="es-ES"/>
        </w:rPr>
        <w:t>B-Matrix</w:t>
      </w:r>
      <w:r w:rsidR="002B0773">
        <w:rPr>
          <w:lang w:val="es-ES"/>
        </w:rPr>
        <w:t>: schlechte</w:t>
      </w:r>
      <w:r>
        <w:rPr>
          <w:lang w:val="es-ES"/>
        </w:rPr>
        <w:t xml:space="preserve"> Gesichterwiedererkennungsfähigkeit</w:t>
      </w:r>
    </w:p>
    <w:p w14:paraId="247D4296" w14:textId="77777777" w:rsidR="00D6535F" w:rsidRDefault="00D6535F" w:rsidP="005659DC">
      <w:pPr>
        <w:jc w:val="both"/>
        <w:rPr>
          <w:lang w:val="es-ES"/>
        </w:rPr>
      </w:pPr>
    </w:p>
    <w:p w14:paraId="191DA955" w14:textId="124BEC05" w:rsidR="00026F6B" w:rsidRDefault="002B0773" w:rsidP="005659DC">
      <w:pPr>
        <w:jc w:val="both"/>
        <w:rPr>
          <w:lang w:val="es-ES"/>
        </w:rPr>
      </w:pPr>
      <w:r>
        <w:rPr>
          <w:lang w:val="es-ES"/>
        </w:rPr>
        <w:lastRenderedPageBreak/>
        <w:t xml:space="preserve">           </w:t>
      </w:r>
      <w:r w:rsidR="00026F6B" w:rsidRPr="00026F6B">
        <w:rPr>
          <w:noProof/>
          <w:lang w:val="de-DE" w:eastAsia="de-DE"/>
        </w:rPr>
        <w:drawing>
          <wp:inline distT="0" distB="0" distL="0" distR="0" wp14:anchorId="1C4FD219" wp14:editId="04DB5EC3">
            <wp:extent cx="3933836" cy="2220595"/>
            <wp:effectExtent l="0" t="0" r="3175" b="0"/>
            <wp:docPr id="1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33837" cy="2220596"/>
                    </a:xfrm>
                    <a:prstGeom prst="rect">
                      <a:avLst/>
                    </a:prstGeom>
                    <a:noFill/>
                    <a:ln>
                      <a:noFill/>
                    </a:ln>
                  </pic:spPr>
                </pic:pic>
              </a:graphicData>
            </a:graphic>
          </wp:inline>
        </w:drawing>
      </w:r>
    </w:p>
    <w:p w14:paraId="21F5D5A8" w14:textId="77777777" w:rsidR="00026F6B" w:rsidRDefault="00026F6B" w:rsidP="005659DC">
      <w:pPr>
        <w:jc w:val="both"/>
        <w:rPr>
          <w:lang w:val="es-ES"/>
        </w:rPr>
      </w:pPr>
    </w:p>
    <w:p w14:paraId="29B961CD" w14:textId="4421E898" w:rsidR="006564CB" w:rsidRDefault="00E045A2" w:rsidP="005659DC">
      <w:pPr>
        <w:jc w:val="both"/>
        <w:rPr>
          <w:sz w:val="20"/>
          <w:szCs w:val="20"/>
          <w:lang w:val="es-ES"/>
        </w:rPr>
      </w:pPr>
      <w:r>
        <w:rPr>
          <w:b/>
          <w:sz w:val="20"/>
          <w:szCs w:val="20"/>
          <w:lang w:val="es-ES"/>
        </w:rPr>
        <w:t>Figur 27</w:t>
      </w:r>
      <w:r w:rsidR="006564CB">
        <w:rPr>
          <w:b/>
          <w:sz w:val="20"/>
          <w:szCs w:val="20"/>
          <w:lang w:val="es-ES"/>
        </w:rPr>
        <w:t xml:space="preserve">: B-Matrix mit schlechter Gesichterwiedererkennungsfähigkeit. </w:t>
      </w:r>
      <w:r w:rsidR="006564CB">
        <w:rPr>
          <w:sz w:val="20"/>
          <w:szCs w:val="20"/>
          <w:lang w:val="es-ES"/>
        </w:rPr>
        <w:t>Der Einfluss einer schlechten Gesichterwiedererkennungsfähigkeit und damit einen schlechten Wert im CFMT wird in diesem Modell als grüner Pfeil dargestellt.</w:t>
      </w:r>
    </w:p>
    <w:p w14:paraId="164A5359" w14:textId="77777777" w:rsidR="006564CB" w:rsidRDefault="006564CB" w:rsidP="005659DC">
      <w:pPr>
        <w:jc w:val="both"/>
        <w:rPr>
          <w:sz w:val="20"/>
          <w:szCs w:val="20"/>
          <w:lang w:val="es-ES"/>
        </w:rPr>
      </w:pPr>
    </w:p>
    <w:p w14:paraId="3C6C3FCB" w14:textId="77777777" w:rsidR="006564CB" w:rsidRDefault="006564CB" w:rsidP="005659DC">
      <w:pPr>
        <w:jc w:val="both"/>
        <w:rPr>
          <w:sz w:val="20"/>
          <w:szCs w:val="20"/>
          <w:lang w:val="es-ES"/>
        </w:rPr>
      </w:pPr>
    </w:p>
    <w:p w14:paraId="1FD82D02" w14:textId="324C1059" w:rsidR="006564CB" w:rsidRPr="006564CB" w:rsidRDefault="0066604D" w:rsidP="005659DC">
      <w:pPr>
        <w:jc w:val="both"/>
        <w:rPr>
          <w:lang w:val="es-ES"/>
        </w:rPr>
      </w:pPr>
      <w:r>
        <w:rPr>
          <w:lang w:val="es-ES"/>
        </w:rPr>
        <w:t>Der Effekt von einer schlechten Gesichterwiederer</w:t>
      </w:r>
      <w:r w:rsidR="00AC622C">
        <w:rPr>
          <w:lang w:val="es-ES"/>
        </w:rPr>
        <w:t>kennungsfähigkeit ist in unserem</w:t>
      </w:r>
      <w:r>
        <w:rPr>
          <w:lang w:val="es-ES"/>
        </w:rPr>
        <w:t xml:space="preserve"> Modell </w:t>
      </w:r>
      <w:r w:rsidR="00AC622C">
        <w:rPr>
          <w:lang w:val="es-ES"/>
        </w:rPr>
        <w:t>eine verminderte Hemmung des linken ATLs auf die linke FFA. Die negative Kopplung zwischen den beiden Regionen wird somit geschwächt.</w:t>
      </w:r>
    </w:p>
    <w:p w14:paraId="6F125536" w14:textId="62B942D8" w:rsidR="00026F6B" w:rsidRDefault="00FA6654" w:rsidP="005659DC">
      <w:pPr>
        <w:jc w:val="both"/>
        <w:rPr>
          <w:lang w:val="es-ES"/>
        </w:rPr>
      </w:pPr>
      <w:r>
        <w:rPr>
          <w:lang w:val="es-ES"/>
        </w:rPr>
        <w:t xml:space="preserve">Interessanterweise gibt es </w:t>
      </w:r>
      <w:r w:rsidR="00106FB7">
        <w:rPr>
          <w:lang w:val="es-ES"/>
        </w:rPr>
        <w:t>auch einen Effekt von</w:t>
      </w:r>
      <w:r w:rsidR="00110770">
        <w:rPr>
          <w:lang w:val="es-ES"/>
        </w:rPr>
        <w:t xml:space="preserve"> Geschlecht auf die Gesichts</w:t>
      </w:r>
      <w:r>
        <w:rPr>
          <w:lang w:val="es-ES"/>
        </w:rPr>
        <w:t>verarbeitung.</w:t>
      </w:r>
      <w:r w:rsidR="00106FB7">
        <w:rPr>
          <w:lang w:val="es-ES"/>
        </w:rPr>
        <w:t xml:space="preserve"> Dieser wirkt exzitatorisch auf die Verbindung zwischen rATL und rFFA.</w:t>
      </w:r>
    </w:p>
    <w:p w14:paraId="2D5BE7E3" w14:textId="77777777" w:rsidR="00026F6B" w:rsidRDefault="00026F6B" w:rsidP="005659DC">
      <w:pPr>
        <w:jc w:val="both"/>
        <w:rPr>
          <w:lang w:val="es-ES"/>
        </w:rPr>
      </w:pPr>
    </w:p>
    <w:p w14:paraId="7660FAF8" w14:textId="77777777" w:rsidR="00FA6654" w:rsidRDefault="00FA6654" w:rsidP="005659DC">
      <w:pPr>
        <w:jc w:val="both"/>
        <w:rPr>
          <w:lang w:val="es-ES"/>
        </w:rPr>
      </w:pPr>
    </w:p>
    <w:p w14:paraId="0188EBE4" w14:textId="77777777" w:rsidR="00FA6654" w:rsidRDefault="00FA6654" w:rsidP="005659DC">
      <w:pPr>
        <w:jc w:val="both"/>
        <w:rPr>
          <w:lang w:val="es-ES"/>
        </w:rPr>
      </w:pPr>
    </w:p>
    <w:p w14:paraId="39DBBF44" w14:textId="09A807F1" w:rsidR="00026F6B" w:rsidRDefault="00467A08" w:rsidP="005659DC">
      <w:pPr>
        <w:jc w:val="both"/>
        <w:rPr>
          <w:lang w:val="es-ES"/>
        </w:rPr>
      </w:pPr>
      <w:r>
        <w:rPr>
          <w:lang w:val="es-ES"/>
        </w:rPr>
        <w:t xml:space="preserve">                  </w:t>
      </w:r>
      <w:r w:rsidR="00D11CC4">
        <w:rPr>
          <w:lang w:val="es-ES"/>
        </w:rPr>
        <w:t xml:space="preserve">                  </w:t>
      </w:r>
      <w:r w:rsidR="00CF56C1" w:rsidRPr="00CF56C1">
        <w:rPr>
          <w:noProof/>
          <w:lang w:val="de-DE" w:eastAsia="de-DE"/>
        </w:rPr>
        <w:drawing>
          <wp:inline distT="0" distB="0" distL="0" distR="0" wp14:anchorId="7B4FC4E1" wp14:editId="110BFA36">
            <wp:extent cx="3546475" cy="2270495"/>
            <wp:effectExtent l="0" t="0" r="9525" b="0"/>
            <wp:docPr id="19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46475" cy="2270495"/>
                    </a:xfrm>
                    <a:prstGeom prst="rect">
                      <a:avLst/>
                    </a:prstGeom>
                    <a:noFill/>
                    <a:ln>
                      <a:noFill/>
                    </a:ln>
                  </pic:spPr>
                </pic:pic>
              </a:graphicData>
            </a:graphic>
          </wp:inline>
        </w:drawing>
      </w:r>
    </w:p>
    <w:p w14:paraId="7D0D2DA9" w14:textId="77777777" w:rsidR="00106FB7" w:rsidRDefault="00106FB7" w:rsidP="005659DC">
      <w:pPr>
        <w:jc w:val="both"/>
        <w:rPr>
          <w:lang w:val="es-ES"/>
        </w:rPr>
      </w:pPr>
    </w:p>
    <w:p w14:paraId="3E455856" w14:textId="3C37E201" w:rsidR="00026F6B" w:rsidRPr="00FA6654" w:rsidRDefault="00FA6654" w:rsidP="00FA6654">
      <w:pPr>
        <w:tabs>
          <w:tab w:val="left" w:pos="8498"/>
        </w:tabs>
        <w:ind w:right="560"/>
        <w:jc w:val="both"/>
        <w:rPr>
          <w:sz w:val="20"/>
          <w:szCs w:val="20"/>
          <w:lang w:val="es-ES"/>
        </w:rPr>
      </w:pPr>
      <w:r>
        <w:rPr>
          <w:b/>
          <w:sz w:val="20"/>
          <w:szCs w:val="20"/>
          <w:lang w:val="es-ES"/>
        </w:rPr>
        <w:t>Figur 28: B-Matrix Geschlecht.</w:t>
      </w:r>
      <w:r>
        <w:rPr>
          <w:sz w:val="20"/>
          <w:szCs w:val="20"/>
          <w:lang w:val="es-ES"/>
        </w:rPr>
        <w:t xml:space="preserve"> Der Einfl</w:t>
      </w:r>
      <w:r w:rsidR="00110770">
        <w:rPr>
          <w:sz w:val="20"/>
          <w:szCs w:val="20"/>
          <w:lang w:val="es-ES"/>
        </w:rPr>
        <w:t>uss von Geschlecht auf Gesichts</w:t>
      </w:r>
      <w:r>
        <w:rPr>
          <w:sz w:val="20"/>
          <w:szCs w:val="20"/>
          <w:lang w:val="es-ES"/>
        </w:rPr>
        <w:t>verarbeitung in unserem Modell wird mit einem grünen Pfeil dargestellt.</w:t>
      </w:r>
    </w:p>
    <w:p w14:paraId="055AC3C5" w14:textId="77777777" w:rsidR="00026F6B" w:rsidRDefault="00026F6B" w:rsidP="005659DC">
      <w:pPr>
        <w:jc w:val="both"/>
        <w:rPr>
          <w:lang w:val="es-ES"/>
        </w:rPr>
      </w:pPr>
    </w:p>
    <w:p w14:paraId="06151EF5" w14:textId="77777777" w:rsidR="00026F6B" w:rsidRDefault="00026F6B" w:rsidP="005659DC">
      <w:pPr>
        <w:jc w:val="both"/>
        <w:rPr>
          <w:lang w:val="es-ES"/>
        </w:rPr>
      </w:pPr>
    </w:p>
    <w:p w14:paraId="4ABFC227" w14:textId="77777777" w:rsidR="00694CA3" w:rsidRDefault="00694CA3" w:rsidP="005659DC">
      <w:pPr>
        <w:jc w:val="both"/>
        <w:rPr>
          <w:lang w:val="es-ES"/>
        </w:rPr>
      </w:pPr>
    </w:p>
    <w:p w14:paraId="398827D0" w14:textId="77777777" w:rsidR="00694CA3" w:rsidRDefault="00694CA3" w:rsidP="005659DC">
      <w:pPr>
        <w:jc w:val="both"/>
        <w:rPr>
          <w:lang w:val="es-ES"/>
        </w:rPr>
      </w:pPr>
    </w:p>
    <w:p w14:paraId="376C21A4" w14:textId="77777777" w:rsidR="00694CA3" w:rsidRDefault="00694CA3" w:rsidP="005659DC">
      <w:pPr>
        <w:jc w:val="both"/>
        <w:rPr>
          <w:lang w:val="es-ES"/>
        </w:rPr>
      </w:pPr>
    </w:p>
    <w:p w14:paraId="4A536A91" w14:textId="77777777" w:rsidR="00694CA3" w:rsidRDefault="00694CA3" w:rsidP="005659DC">
      <w:pPr>
        <w:jc w:val="both"/>
        <w:rPr>
          <w:lang w:val="es-ES"/>
        </w:rPr>
      </w:pPr>
    </w:p>
    <w:p w14:paraId="7D2C1C48" w14:textId="77777777" w:rsidR="00694CA3" w:rsidRDefault="00694CA3" w:rsidP="005659DC">
      <w:pPr>
        <w:jc w:val="both"/>
        <w:rPr>
          <w:lang w:val="es-ES"/>
        </w:rPr>
      </w:pPr>
    </w:p>
    <w:p w14:paraId="73514DEE" w14:textId="28AE1B93" w:rsidR="00026F6B" w:rsidRPr="00EB2C17" w:rsidRDefault="00EB2C17" w:rsidP="00EB2C17">
      <w:pPr>
        <w:jc w:val="both"/>
        <w:rPr>
          <w:b/>
          <w:sz w:val="28"/>
          <w:szCs w:val="28"/>
          <w:lang w:val="es-ES"/>
        </w:rPr>
      </w:pPr>
      <w:r w:rsidRPr="00EB2C17">
        <w:rPr>
          <w:b/>
          <w:sz w:val="28"/>
          <w:szCs w:val="28"/>
          <w:lang w:val="es-ES"/>
        </w:rPr>
        <w:lastRenderedPageBreak/>
        <w:t>4.</w:t>
      </w:r>
      <w:r>
        <w:rPr>
          <w:b/>
          <w:sz w:val="28"/>
          <w:szCs w:val="28"/>
          <w:lang w:val="es-ES"/>
        </w:rPr>
        <w:t xml:space="preserve">   </w:t>
      </w:r>
      <w:r w:rsidRPr="00EB2C17">
        <w:rPr>
          <w:b/>
          <w:sz w:val="28"/>
          <w:szCs w:val="28"/>
          <w:lang w:val="es-ES"/>
        </w:rPr>
        <w:t>Diskussion</w:t>
      </w:r>
    </w:p>
    <w:p w14:paraId="0C970549" w14:textId="77777777" w:rsidR="00EB2C17" w:rsidRDefault="00EB2C17" w:rsidP="00EB2C17">
      <w:pPr>
        <w:rPr>
          <w:lang w:val="es-ES"/>
        </w:rPr>
      </w:pPr>
    </w:p>
    <w:p w14:paraId="35BB882C" w14:textId="77777777" w:rsidR="00694CA3" w:rsidRDefault="00694CA3" w:rsidP="00EB2C17">
      <w:pPr>
        <w:rPr>
          <w:lang w:val="es-ES"/>
        </w:rPr>
      </w:pPr>
    </w:p>
    <w:p w14:paraId="3A6493EB" w14:textId="1A87FEE9" w:rsidR="00EB2C17" w:rsidRDefault="00EB2C17" w:rsidP="00EB2C17">
      <w:pPr>
        <w:rPr>
          <w:i/>
          <w:sz w:val="28"/>
          <w:szCs w:val="28"/>
          <w:u w:val="single"/>
          <w:lang w:val="es-ES"/>
        </w:rPr>
      </w:pPr>
      <w:r>
        <w:rPr>
          <w:i/>
          <w:sz w:val="28"/>
          <w:szCs w:val="28"/>
          <w:lang w:val="es-ES"/>
        </w:rPr>
        <w:t xml:space="preserve">4.1 </w:t>
      </w:r>
      <w:r>
        <w:rPr>
          <w:i/>
          <w:sz w:val="28"/>
          <w:szCs w:val="28"/>
          <w:u w:val="single"/>
          <w:lang w:val="es-ES"/>
        </w:rPr>
        <w:t>Zusammenfassung der Hauptergebnisse</w:t>
      </w:r>
    </w:p>
    <w:p w14:paraId="6E4AE52B" w14:textId="77777777" w:rsidR="00EB2C17" w:rsidRDefault="00EB2C17" w:rsidP="00EB2C17">
      <w:pPr>
        <w:rPr>
          <w:sz w:val="28"/>
          <w:szCs w:val="28"/>
          <w:lang w:val="es-ES"/>
        </w:rPr>
      </w:pPr>
    </w:p>
    <w:p w14:paraId="112794C1" w14:textId="03741AFB" w:rsidR="00026F6B" w:rsidRDefault="00072794" w:rsidP="005659DC">
      <w:pPr>
        <w:jc w:val="both"/>
        <w:rPr>
          <w:lang w:val="es-ES"/>
        </w:rPr>
      </w:pPr>
      <w:r>
        <w:rPr>
          <w:lang w:val="es-ES"/>
        </w:rPr>
        <w:t xml:space="preserve">Das Ziel dieser Studie war die Effekte der Wiedererkennungsfähigkeit </w:t>
      </w:r>
      <w:r w:rsidR="004552AB">
        <w:rPr>
          <w:lang w:val="es-ES"/>
        </w:rPr>
        <w:t xml:space="preserve">für Gesichter </w:t>
      </w:r>
      <w:r>
        <w:rPr>
          <w:lang w:val="es-ES"/>
        </w:rPr>
        <w:t xml:space="preserve">auf neuronale Ebene zu untersuchen. </w:t>
      </w:r>
      <w:r w:rsidR="00C25F4C">
        <w:rPr>
          <w:lang w:val="es-ES"/>
        </w:rPr>
        <w:t>Dafür wurde ein</w:t>
      </w:r>
      <w:r w:rsidR="00332F50">
        <w:rPr>
          <w:lang w:val="es-ES"/>
        </w:rPr>
        <w:t>en</w:t>
      </w:r>
      <w:r w:rsidR="00C25F4C">
        <w:rPr>
          <w:lang w:val="es-ES"/>
        </w:rPr>
        <w:t xml:space="preserve"> Verhaltenstest, der Cambridge Face Memory Test und anschlie</w:t>
      </w:r>
      <w:r w:rsidR="00C25F4C" w:rsidRPr="00E55880">
        <w:t>ß</w:t>
      </w:r>
      <w:r w:rsidR="00C25F4C">
        <w:t xml:space="preserve">end das </w:t>
      </w:r>
      <w:r w:rsidR="004552AB">
        <w:t xml:space="preserve">oben beschriebene </w:t>
      </w:r>
      <w:r w:rsidR="00C25F4C">
        <w:t xml:space="preserve">Paradigma im fMRT durchgeführt. </w:t>
      </w:r>
      <w:r w:rsidR="004552AB">
        <w:t xml:space="preserve">Wir untersuchten spezifisch die Aktivierungsunterschiede zwischen Probanden mit einer normalen </w:t>
      </w:r>
      <w:r w:rsidR="000E268E">
        <w:t xml:space="preserve">und einer schlechten </w:t>
      </w:r>
      <w:r w:rsidR="004552AB">
        <w:t>Wiedererkennung</w:t>
      </w:r>
      <w:r w:rsidR="000E268E">
        <w:t xml:space="preserve">sfähigkeit. Dabei </w:t>
      </w:r>
      <w:r w:rsidR="00FF2D51">
        <w:t xml:space="preserve">zeigten sich keine signifikante Ergebnisse. </w:t>
      </w:r>
      <w:r w:rsidR="005B5779">
        <w:t>Der Effekt einer schlechten Gesichterwiedererkennungsfäh</w:t>
      </w:r>
      <w:r w:rsidR="00110770">
        <w:rPr>
          <w:lang w:val="es-ES"/>
        </w:rPr>
        <w:t>igkeit auf dem Gesichts</w:t>
      </w:r>
      <w:r w:rsidR="005B5779">
        <w:rPr>
          <w:lang w:val="es-ES"/>
        </w:rPr>
        <w:t xml:space="preserve">verarbeitungsnetzwerk war signifikant. </w:t>
      </w:r>
      <w:r w:rsidR="00332F50">
        <w:rPr>
          <w:lang w:val="es-ES"/>
        </w:rPr>
        <w:t>Dabei zeigt sich einen kleinen Effekt auf die Kopplung vom linken ATL auf die linke FFA, der eine verminderte Hemmung bewirkt.</w:t>
      </w:r>
    </w:p>
    <w:p w14:paraId="36827C2B" w14:textId="77777777" w:rsidR="00026F6B" w:rsidRDefault="00026F6B" w:rsidP="005659DC">
      <w:pPr>
        <w:jc w:val="both"/>
        <w:rPr>
          <w:lang w:val="es-ES"/>
        </w:rPr>
      </w:pPr>
    </w:p>
    <w:p w14:paraId="2045EDAB" w14:textId="77777777" w:rsidR="00694CA3" w:rsidRDefault="00694CA3" w:rsidP="005659DC">
      <w:pPr>
        <w:jc w:val="both"/>
        <w:rPr>
          <w:lang w:val="es-ES"/>
        </w:rPr>
      </w:pPr>
    </w:p>
    <w:p w14:paraId="616CF364" w14:textId="684D7F15" w:rsidR="00A0011D" w:rsidRDefault="00A0011D" w:rsidP="005659DC">
      <w:pPr>
        <w:jc w:val="both"/>
        <w:rPr>
          <w:i/>
          <w:sz w:val="28"/>
          <w:szCs w:val="28"/>
          <w:u w:val="single"/>
          <w:lang w:val="es-ES"/>
        </w:rPr>
      </w:pPr>
      <w:r>
        <w:rPr>
          <w:i/>
          <w:sz w:val="28"/>
          <w:szCs w:val="28"/>
          <w:lang w:val="es-ES"/>
        </w:rPr>
        <w:t xml:space="preserve">4.2 </w:t>
      </w:r>
      <w:r>
        <w:rPr>
          <w:i/>
          <w:sz w:val="28"/>
          <w:szCs w:val="28"/>
          <w:u w:val="single"/>
          <w:lang w:val="es-ES"/>
        </w:rPr>
        <w:t>Aktivierungsergebnisse</w:t>
      </w:r>
    </w:p>
    <w:p w14:paraId="001148EA" w14:textId="77777777" w:rsidR="00A0011D" w:rsidRPr="00A0011D" w:rsidRDefault="00A0011D" w:rsidP="005659DC">
      <w:pPr>
        <w:jc w:val="both"/>
        <w:rPr>
          <w:lang w:val="es-ES"/>
        </w:rPr>
      </w:pPr>
    </w:p>
    <w:p w14:paraId="11F8B5E2" w14:textId="4E82353A" w:rsidR="00D6535F" w:rsidRDefault="002617CF" w:rsidP="005659DC">
      <w:pPr>
        <w:jc w:val="both"/>
      </w:pPr>
      <w:r>
        <w:rPr>
          <w:lang w:val="es-ES"/>
        </w:rPr>
        <w:t>Die Frage, ob es eine Korrelation zwischen der Gesichterwiedererkennungsfähigkeit und der Aktivierung in gesichtsspezifischen Regionen wurde oft erforscht. Man kann mit Sicherheit sagen, dass es eine gro</w:t>
      </w:r>
      <w:r w:rsidR="00302DA4" w:rsidRPr="00E55880">
        <w:t>ß</w:t>
      </w:r>
      <w:r w:rsidR="00302DA4">
        <w:t xml:space="preserve">e Heterogenität in den Ergebnissen herrscht. Einige Studien zeigen eine verminderte Aktivierung bzw. gar keine in OFA und FFA </w:t>
      </w:r>
      <w:r w:rsidR="00302DA4">
        <w:fldChar w:fldCharType="begin" w:fldLock="1"/>
      </w:r>
      <w:r w:rsidR="009A4803">
        <w:instrText>ADDIN CSL_CITATION {"citationItems":[{"id":"ITEM-1","itemData":{"DOI":"10.1016/j.bbr.2008.10.041","ISSN":"01664328","author":[{"dropping-particle":"","family":"Minnebusch","given":"Denise A.","non-dropping-particle":"","parse-names":false,"suffix":""},{"dropping-particle":"","family":"Suchan","given":"Boris","non-dropping-particle":"","parse-names":false,"suffix":""},{"dropping-particle":"","family":"Köster","given":"Odo","non-dropping-particle":"","parse-names":false,"suffix":""},{"dropping-particle":"","family":"Daum","given":"Irene","non-dropping-particle":"","parse-names":false,"suffix":""}],"container-title":"Behavioural Brain Research","id":"ITEM-1","issue":"1","issued":{"date-parts":[["2009","3"]]},"page":"179-185","title":"A bilateral occipitotemporal network mediates face perception","type":"article-journal","volume":"198"},"uris":["http://www.mendeley.com/documents/?uuid=b52fc840-98ec-3339-8173-ff373e12fc62"]}],"mendeley":{"formattedCitation":"(Minnebusch et al., 2009)","plainTextFormattedCitation":"(Minnebusch et al., 2009)","previouslyFormattedCitation":"(Minnebusch et al., 2009)"},"properties":{"noteIndex":0},"schema":"https://github.com/citation-style-language/schema/raw/master/csl-citation.json"}</w:instrText>
      </w:r>
      <w:r w:rsidR="00302DA4">
        <w:fldChar w:fldCharType="separate"/>
      </w:r>
      <w:r w:rsidR="00302DA4" w:rsidRPr="00302DA4">
        <w:rPr>
          <w:noProof/>
        </w:rPr>
        <w:t>(Minnebusch et al., 2009)</w:t>
      </w:r>
      <w:r w:rsidR="00302DA4">
        <w:fldChar w:fldCharType="end"/>
      </w:r>
      <w:r w:rsidR="006F4F85">
        <w:t xml:space="preserve">. Eine weitere Studie </w:t>
      </w:r>
      <w:r w:rsidR="002E7B28">
        <w:t xml:space="preserve">konnte eine reduzierte gesichtsspezifische </w:t>
      </w:r>
      <w:r w:rsidR="008F49B1">
        <w:t>Aktivierung in der bilateralen FFA und kleinere gesichtsspezifische Cluster in der rechten FFA bei Prosopagnostiker</w:t>
      </w:r>
      <w:r w:rsidR="006A6639">
        <w:t>n</w:t>
      </w:r>
      <w:r w:rsidR="008F49B1">
        <w:t xml:space="preserve"> feststellen </w:t>
      </w:r>
      <w:r w:rsidR="009A4803">
        <w:fldChar w:fldCharType="begin" w:fldLock="1"/>
      </w:r>
      <w:r w:rsidR="00860DF1">
        <w:instrText>ADDIN CSL_CITATION {"citationItems":[{"id":"ITEM-1","itemData":{"DOI":"10.1162/jocn.2010.21545","ISSN":"1530-8898","PMID":"20617881","abstract":"Regions of the occipital and temporal lobes, including a region in the fusiform gyrus (FG), have been proposed to constitute a \"core\" visual representation system for faces, in part because they show face selectivity and face repetition suppression. But recent fMRI studies of developmental prosopagnosics (DPs) raise questions about whether these measures relate to face processing skills. Although DPs manifest deficient face processing, most studies to date have not shown unequivocal reductions of functional responses in the proposed core regions. We scanned 15 DPs and 15 non-DP control participants with fMRI while employing factor analysis to derive behavioral components related to face identification or other processes. Repetition suppression specific to facial identities in FG or to expression in FG and STS did not show compelling relationships with face identification ability. However, we identified robust relationships between face selectivity and face identification ability in FG across our sample for several convergent measures, including voxel-wise statistical parametric mapping, peak face selectivity in individually defined \"fusiform face areas\" (FFAs), and anatomical extents (cluster sizes) of those FFAs. None of these measures showed associations with behavioral expression or object recognition ability. As a group, DPs had reduced face-selective responses in bilateral FFA when compared with non-DPs. Individual DPs were also more likely than non-DPs to lack expected face-selective activity in core regions. These findings associate individual differences in face processing ability with selectivity in core face processing regions. This confirms that face selectivity can provide a valid marker for neural mechanisms that contribute to face identification ability.","author":[{"dropping-particle":"","family":"Furl","given":"Nicholas","non-dropping-particle":"","parse-names":false,"suffix":""},{"dropping-particle":"","family":"Garrido","given":"Lúcia","non-dropping-particle":"","parse-names":false,"suffix":""},{"dropping-particle":"","family":"Dolan","given":"Raymond J","non-dropping-particle":"","parse-names":false,"suffix":""},{"dropping-particle":"","family":"Driver","given":"Jon","non-dropping-particle":"","parse-names":false,"suffix":""},{"dropping-particle":"","family":"Duchaine","given":"Bradley","non-dropping-particle":"","parse-names":false,"suffix":""}],"container-title":"Journal of cognitive neuroscience","id":"ITEM-1","issue":"7","issued":{"date-parts":[["2011","7"]]},"page":"1723-40","publisher":"Europe PMC Funders","title":"Fusiform gyrus face selectivity relates to individual differences in facial recognition ability.","type":"article-journal","volume":"23"},"uris":["http://www.mendeley.com/documents/?uuid=88f9b13c-3145-3245-b69a-f32d5d19d724"]}],"mendeley":{"formattedCitation":"(Furl et al., 2011)","plainTextFormattedCitation":"(Furl et al., 2011)","previouslyFormattedCitation":"(Furl et al., 2011)"},"properties":{"noteIndex":0},"schema":"https://github.com/citation-style-language/schema/raw/master/csl-citation.json"}</w:instrText>
      </w:r>
      <w:r w:rsidR="009A4803">
        <w:fldChar w:fldCharType="separate"/>
      </w:r>
      <w:r w:rsidR="009A4803" w:rsidRPr="009A4803">
        <w:rPr>
          <w:noProof/>
        </w:rPr>
        <w:t>(Furl et al., 2011)</w:t>
      </w:r>
      <w:r w:rsidR="009A4803">
        <w:fldChar w:fldCharType="end"/>
      </w:r>
      <w:r w:rsidR="009A4803">
        <w:t>.</w:t>
      </w:r>
      <w:r w:rsidR="007D2E4B">
        <w:t xml:space="preserve"> Gl</w:t>
      </w:r>
      <w:r w:rsidR="006A6639">
        <w:t>eichzeitig gibt es mehrere</w:t>
      </w:r>
      <w:r w:rsidR="007D2E4B">
        <w:t xml:space="preserve"> Studien, die keine </w:t>
      </w:r>
      <w:r w:rsidR="001F4DC3">
        <w:t>Aktivierungsunterschiede findet.</w:t>
      </w:r>
      <w:r w:rsidR="00860DF1">
        <w:t xml:space="preserve"> Hasson und Kollegen beschreiben einen Fall von schwere Prosopagnosie, dabei ist aber die Aktivierung der ventro-occipitotemporalen Regionen normal </w:t>
      </w:r>
      <w:r w:rsidR="00860DF1">
        <w:fldChar w:fldCharType="begin" w:fldLock="1"/>
      </w:r>
      <w:r w:rsidR="004174EF">
        <w:instrText>ADDIN CSL_CITATION {"citationItems":[{"id":"ITEM-1","itemData":{"DOI":"10.1162/089892903321593135","ISSN":"0898-929X","author":[{"dropping-particle":"","family":"Hasson","given":"Uri","non-dropping-particle":"","parse-names":false,"suffix":""},{"dropping-particle":"","family":"Avidan","given":"Galia","non-dropping-particle":"","parse-names":false,"suffix":""},{"dropping-particle":"","family":"Deouell","given":"Leon Y.","non-dropping-particle":"","parse-names":false,"suffix":""},{"dropping-particle":"","family":"Bentin","given":"Shlomo","non-dropping-particle":"","parse-names":false,"suffix":""},{"dropping-particle":"","family":"Malach","given":"Rafael","non-dropping-particle":"","parse-names":false,"suffix":""}],"container-title":"Journal of Cognitive Neuroscience","id":"ITEM-1","issue":"3","issued":{"date-parts":[["2003","4"]]},"page":"419-431","title":"Face-selective Activation in a Congenital Prosopagnosic Subject","type":"article-journal","volume":"15"},"uris":["http://www.mendeley.com/documents/?uuid=27b2c555-09fe-3fd0-bde1-570ccf0c37ce"]}],"mendeley":{"formattedCitation":"(Hasson et al., 2003)","plainTextFormattedCitation":"(Hasson et al., 2003)","previouslyFormattedCitation":"(Hasson et al., 2003)"},"properties":{"noteIndex":0},"schema":"https://github.com/citation-style-language/schema/raw/master/csl-citation.json"}</w:instrText>
      </w:r>
      <w:r w:rsidR="00860DF1">
        <w:fldChar w:fldCharType="separate"/>
      </w:r>
      <w:r w:rsidR="00860DF1" w:rsidRPr="00860DF1">
        <w:rPr>
          <w:noProof/>
        </w:rPr>
        <w:t>(Hasson et al., 2003)</w:t>
      </w:r>
      <w:r w:rsidR="00860DF1">
        <w:fldChar w:fldCharType="end"/>
      </w:r>
      <w:r w:rsidR="00860DF1">
        <w:t xml:space="preserve">. </w:t>
      </w:r>
      <w:r w:rsidR="00E23E09">
        <w:t>Auch grö</w:t>
      </w:r>
      <w:r w:rsidR="004174EF" w:rsidRPr="00E55880">
        <w:t>ß</w:t>
      </w:r>
      <w:r w:rsidR="004174EF">
        <w:t xml:space="preserve">ere Studien konnten bei Prosopanostiker eine normale Aktivierung im Kernsystem </w:t>
      </w:r>
      <w:r w:rsidR="00E04863">
        <w:t>bestätigen</w:t>
      </w:r>
      <w:r w:rsidR="004174EF">
        <w:t xml:space="preserve"> </w:t>
      </w:r>
      <w:r w:rsidR="004174EF">
        <w:fldChar w:fldCharType="begin" w:fldLock="1"/>
      </w:r>
      <w:r w:rsidR="006A6639">
        <w:instrText>ADDIN CSL_CITATION {"citationItems":[{"id":"ITEM-1","itemData":{"DOI":"10.1016/j.cub.2009.04.060","ISSN":"1879-0445","PMID":"19481456","abstract":"The summed activity of multiple nodes of a distributed cortical network supports face recognition in humans, including \"core\" ventral occipitotemporal cortex (VOTC) regions, and \"extended\" regions outside VOTC. Many individuals with congenital prosopagnosia-an impairment in face processing-exhibit normal blood oxygenation level-dependent (BOLD) activation in the core VOTC regions. These individuals evince a reduction in the structural integrity of the white matter tracts connecting VOTC to anterior temporal and frontal cortices, part of the \"extended\" face network. The impairment in congenital prosopagnosia may arise, therefore, not from a dysfunction of the core VOTC areas but from a failure to propagate signals between the intact VOTC and the extended nodes of the network. Using the fMR adaptation paradigm with famous and unknown faces, we show that individuals with congenital prosopagnosia evince normal adaptation effects in VOTC, indicating sensitivity to facial identity, but show no differential activation for familiar versus unknown faces outside VOTC, particularly in the precuneus/posterior cingulate cortex and the anterior paracingulate cortex. Normal BOLD activation in VOTC is thus insufficient to subserve intact face recognition, and disrupted information propagation between VOTC and the extended face processing network may explain the functional impairment in congenital prosopagnosia.","author":[{"dropping-particle":"","family":"Avidan","given":"Galia","non-dropping-particle":"","parse-names":false,"suffix":""},{"dropping-particle":"","family":"Behrmann","given":"Marlene","non-dropping-particle":"","parse-names":false,"suffix":""}],"container-title":"Current biology : CB","id":"ITEM-1","issue":"13","issued":{"date-parts":[["2009","7","14"]]},"page":"1146-50","publisher":"NIH Public Access","title":"Functional MRI reveals compromised neural integrity of the face processing network in congenital prosopagnosia.","type":"article-journal","volume":"19"},"uris":["http://www.mendeley.com/documents/?uuid=d72fa0a2-cbec-3cd9-a3e1-57a78350df39"]},{"id":"ITEM-2","itemData":{"DOI":"10.1162/0898929054475145","ISSN":"0898-929X","author":[{"dropping-particle":"","family":"Avidan","given":"Galia","non-dropping-particle":"","parse-names":false,"suffix":""},{"dropping-particle":"","family":"Hasson","given":"Uri","non-dropping-particle":"","parse-names":false,"suffix":""},{"dropping-particle":"","family":"Malach","given":"Rafael","non-dropping-particle":"","parse-names":false,"suffix":""},{"dropping-particle":"","family":"Behrmann","given":"Marlene","non-dropping-particle":"","parse-names":false,"suffix":""}],"container-title":"Journal of Cognitive Neuroscience","id":"ITEM-2","issue":"7","issued":{"date-parts":[["2005","7"]]},"page":"1150-1167","title":"Detailed Exploration of Face-related Processing in Congenital Prosopagnosia: 2. Functional Neuroimaging Findings","type":"article-journal","volume":"17"},"uris":["http://www.mendeley.com/documents/?uuid=9947cd28-44f2-3fbc-ac09-634854299122"]}],"mendeley":{"formattedCitation":"(Avidan &amp; Behrmann, 2009; Avidan et al., 2005)","plainTextFormattedCitation":"(Avidan &amp; Behrmann, 2009; Avidan et al., 2005)","previouslyFormattedCitation":"(Avidan &amp; Behrmann, 2009; Avidan et al., 2005)"},"properties":{"noteIndex":0},"schema":"https://github.com/citation-style-language/schema/raw/master/csl-citation.json"}</w:instrText>
      </w:r>
      <w:r w:rsidR="004174EF">
        <w:fldChar w:fldCharType="separate"/>
      </w:r>
      <w:r w:rsidR="004174EF" w:rsidRPr="004174EF">
        <w:rPr>
          <w:noProof/>
        </w:rPr>
        <w:t>(Avidan &amp; Behrmann, 2009; Avidan et al., 2005)</w:t>
      </w:r>
      <w:r w:rsidR="004174EF">
        <w:fldChar w:fldCharType="end"/>
      </w:r>
      <w:r w:rsidR="00475E20">
        <w:t>.</w:t>
      </w:r>
      <w:r w:rsidR="006A6639">
        <w:t xml:space="preserve"> Nur wenige Studien haben die Aktivierung des erweiterten Systems bei Prosopagnostikern untersucht. Avidan und Kollegen haben hierbei eine sehr schwache oder nicht vorhandene Aktivierung des ATLs gefunden bei normaler Aktivierung im Kernsystem </w:t>
      </w:r>
      <w:r w:rsidR="006A6639">
        <w:fldChar w:fldCharType="begin" w:fldLock="1"/>
      </w:r>
      <w:r w:rsidR="005E5EAE">
        <w:instrText>ADDIN CSL_CITATION {"citationItems":[{"id":"ITEM-1","itemData":{"DOI":"10.1093/cercor/bht007","ISBN":"1460-2199","ISSN":"14602199","PMID":"23377287","abstract":"There is growing consensus that accurate and efficient face recognition is mediated by a neural circuit composed of a posterior \"core\" and an anterior \"extended\" set of regions. Here, we characterize the distributed face network in human individuals with congenital prosopagnosia (CP)-a lifelong impairment in face processing-relative to that of matched controls. Using functional magnetic resonance imaging, we first uncover largely normal activation patterns in the posterior core face patches in CP. We also document normal activity of the amygdala (emotion processing) as well as normal or even enhanced functional connectivity between the amygdala and the core regions. Critically, in the same individuals, activation of the anterior temporal cortex (identity processing) is reduced and connectivity between this region and the posterior core regions is disrupted. The dissociation between the neural profiles of the anterior temporal lobe and amygdala was evident both during a task-related face scan and during a resting state scan, in the absence of visual stimulation. Taken together, these findings elucidate selective disruptions in neural circuitry in CP and offer an explanation for the known differential difficulty in identity versus emotional expression recognition in many individuals with CP.","author":[{"dropping-particle":"","family":"Avidan","given":"Galia","non-dropping-particle":"","parse-names":false,"suffix":""},{"dropping-particle":"","family":"Tanzer","given":"Michal","non-dropping-particle":"","parse-names":false,"suffix":""},{"dropping-particle":"","family":"Hadj-Bouziane","given":"Fadila","non-dropping-particle":"","parse-names":false,"suffix":""},{"dropping-particle":"","family":"Liu","given":"Ning","non-dropping-particle":"","parse-names":false,"suffix":""},{"dropping-particle":"","family":"Ungerleider","given":"Leslie G.","non-dropping-particle":"","parse-names":false,"suffix":""},{"dropping-particle":"","family":"Behrmann","given":"Marlene","non-dropping-particle":"","parse-names":false,"suffix":""}],"container-title":"Cerebral Cortex","id":"ITEM-1","issue":"6","issued":{"date-parts":[["2014"]]},"page":"1565-1578","title":"Selective dissociation between core and extended regions of the face processing network in congenital prosopagnosia","type":"article-journal","volume":"24"},"uris":["http://www.mendeley.com/documents/?uuid=1f8a1154-a375-45f2-8653-3144a7c74c22"]}],"mendeley":{"formattedCitation":"(Avidan et al., 2014b)","manualFormatting":"(Avidan et al., 2014)","plainTextFormattedCitation":"(Avidan et al., 2014b)","previouslyFormattedCitation":"(Avidan et al., 2014b)"},"properties":{"noteIndex":0},"schema":"https://github.com/citation-style-language/schema/raw/master/csl-citation.json"}</w:instrText>
      </w:r>
      <w:r w:rsidR="006A6639">
        <w:fldChar w:fldCharType="separate"/>
      </w:r>
      <w:r w:rsidR="006A6639">
        <w:rPr>
          <w:noProof/>
        </w:rPr>
        <w:t>(Avidan et al., 2014</w:t>
      </w:r>
      <w:r w:rsidR="006A6639" w:rsidRPr="006A6639">
        <w:rPr>
          <w:noProof/>
        </w:rPr>
        <w:t>)</w:t>
      </w:r>
      <w:r w:rsidR="006A6639">
        <w:fldChar w:fldCharType="end"/>
      </w:r>
      <w:r w:rsidR="006A6639">
        <w:t>.</w:t>
      </w:r>
      <w:r w:rsidR="005764A9">
        <w:t xml:space="preserve"> Insgesamt gibt es also unterschiedlichste Studien zur Aktivierung von gesichtsspezifischen Regionen sowohl im Kernsystem wie auch im erweiterten System. Diese Studien liefern heterogene Ergebnisse. </w:t>
      </w:r>
    </w:p>
    <w:p w14:paraId="5D5D519C" w14:textId="58C7C755" w:rsidR="004666CE" w:rsidRDefault="005764A9" w:rsidP="005659DC">
      <w:pPr>
        <w:jc w:val="both"/>
      </w:pPr>
      <w:r>
        <w:t>In unsere</w:t>
      </w:r>
      <w:r w:rsidR="00E9286C">
        <w:t>r</w:t>
      </w:r>
      <w:r>
        <w:t xml:space="preserve"> Studie haben wir eine relativ gro</w:t>
      </w:r>
      <w:r w:rsidRPr="00E55880">
        <w:t>ß</w:t>
      </w:r>
      <w:r>
        <w:t>e Probandengruppe mit 49 Teilnehmer und</w:t>
      </w:r>
      <w:r w:rsidR="00E9286C">
        <w:t xml:space="preserve"> davon</w:t>
      </w:r>
      <w:r>
        <w:t xml:space="preserve"> 8 Probanden mit besonders schlechte</w:t>
      </w:r>
      <w:r w:rsidR="0066077A">
        <w:t>r</w:t>
      </w:r>
      <w:r>
        <w:t xml:space="preserve"> Gesichterwiedererkennungsfähigkeit</w:t>
      </w:r>
      <w:r w:rsidR="00E9286C">
        <w:t xml:space="preserve"> eingeschlossen</w:t>
      </w:r>
      <w:r>
        <w:t>.</w:t>
      </w:r>
      <w:r w:rsidR="0066077A">
        <w:t xml:space="preserve"> Wir untersuchten gezielt die FFA und der ATL, da wir </w:t>
      </w:r>
      <w:r w:rsidR="00E9286C">
        <w:t xml:space="preserve">diese Regionen und deren Interaktionen als besonders wichtig für die Wiedererkennung von Gesichter halten und </w:t>
      </w:r>
      <w:r w:rsidR="00CD74DE">
        <w:t xml:space="preserve">eine Veränderung dort </w:t>
      </w:r>
      <w:r w:rsidR="00E9286C">
        <w:t xml:space="preserve">möglicherweise </w:t>
      </w:r>
      <w:r w:rsidR="00CD74DE">
        <w:t>im Zusammenhang stehen kann mit einer schlechten Gesichterwiedererkennungsfähigkeit.</w:t>
      </w:r>
      <w:r w:rsidR="00673FD0">
        <w:t xml:space="preserve"> Allerdings haben auch wir eine normale Aktivierung in dieses Regionen gefunden. Es zeigt sich kein signifikantes Ergebniss. Bei einer lockeren Schwelle </w:t>
      </w:r>
      <w:r w:rsidR="005002AC">
        <w:t xml:space="preserve">sieht man </w:t>
      </w:r>
      <w:r w:rsidR="00F15990">
        <w:t xml:space="preserve">kleine Effekte, die mehr Aktivierung in der linken FFA und beide ATLs zeigen. Als explorative Analyse </w:t>
      </w:r>
      <w:r w:rsidR="002C45FE">
        <w:lastRenderedPageBreak/>
        <w:t>betrachteten wir die OFA und die Amygdala beidseits.</w:t>
      </w:r>
      <w:r w:rsidR="004666CE">
        <w:t xml:space="preserve"> Nur die Amygdala zeigte bei einer lockeren Schwelle mehr Aktivierung. </w:t>
      </w:r>
    </w:p>
    <w:p w14:paraId="0336F19B" w14:textId="314EE226" w:rsidR="004666CE" w:rsidRDefault="00272C71" w:rsidP="005659DC">
      <w:pPr>
        <w:jc w:val="both"/>
      </w:pPr>
      <w:r>
        <w:t>Zusammenfassend sind die Ergebnisse der Literatur nicht eindeutig, allerdings zeigen die grö</w:t>
      </w:r>
      <w:r w:rsidRPr="00E55880">
        <w:t>ß</w:t>
      </w:r>
      <w:r>
        <w:t xml:space="preserve">eren Studien, dass es am ehesten keine Aktivierungsunterschiede bei schlechterer Geischterwiedererkennungsfähigkeit bzw. bei Prosopagnosie bestehen. Wir konnten in unsere Studie auch keine signifikante Effekte auf der Aktivierungsebene finden. </w:t>
      </w:r>
    </w:p>
    <w:p w14:paraId="3E617825" w14:textId="77777777" w:rsidR="00F2154F" w:rsidRDefault="00F2154F" w:rsidP="005659DC">
      <w:pPr>
        <w:jc w:val="both"/>
      </w:pPr>
    </w:p>
    <w:p w14:paraId="7EC44609" w14:textId="77777777" w:rsidR="00694CA3" w:rsidRDefault="00694CA3" w:rsidP="005659DC">
      <w:pPr>
        <w:jc w:val="both"/>
      </w:pPr>
    </w:p>
    <w:p w14:paraId="3C4AE946" w14:textId="21374369" w:rsidR="00F2154F" w:rsidRPr="005053AE" w:rsidRDefault="00F2154F" w:rsidP="005659DC">
      <w:pPr>
        <w:jc w:val="both"/>
        <w:rPr>
          <w:sz w:val="28"/>
          <w:szCs w:val="28"/>
        </w:rPr>
      </w:pPr>
      <w:r>
        <w:rPr>
          <w:i/>
          <w:sz w:val="28"/>
          <w:szCs w:val="28"/>
        </w:rPr>
        <w:t xml:space="preserve">4.3 </w:t>
      </w:r>
      <w:r>
        <w:rPr>
          <w:i/>
          <w:sz w:val="28"/>
          <w:szCs w:val="28"/>
          <w:u w:val="single"/>
        </w:rPr>
        <w:t>Konnektivitätsergebnisse</w:t>
      </w:r>
    </w:p>
    <w:p w14:paraId="0D666144" w14:textId="77777777" w:rsidR="00D6535F" w:rsidRDefault="00D6535F" w:rsidP="005659DC">
      <w:pPr>
        <w:jc w:val="both"/>
        <w:rPr>
          <w:lang w:val="es-ES"/>
        </w:rPr>
      </w:pPr>
    </w:p>
    <w:p w14:paraId="2BAE3017" w14:textId="6EB662E0" w:rsidR="00D6535F" w:rsidRDefault="00633696" w:rsidP="005659DC">
      <w:pPr>
        <w:jc w:val="both"/>
        <w:rPr>
          <w:lang w:val="es-ES"/>
        </w:rPr>
      </w:pPr>
      <w:r>
        <w:rPr>
          <w:lang w:val="es-ES"/>
        </w:rPr>
        <w:t>Unsere Studie b</w:t>
      </w:r>
      <w:r w:rsidR="004A6212">
        <w:rPr>
          <w:lang w:val="es-ES"/>
        </w:rPr>
        <w:t>eschäftigt sich nicht nur mit der Aktivierung in den gesichtsspezifischen Regionen, sondern auch mit den Interaktionen zwischen diesen Regionen. Wir wollten spezifisch untersuchen wie sich die Gesichterwiedererkennungsfähigkeit auf unserem Netzwerkmodell auswirkt</w:t>
      </w:r>
      <w:r w:rsidR="004C7E0F">
        <w:rPr>
          <w:lang w:val="es-ES"/>
        </w:rPr>
        <w:t xml:space="preserve"> und benutzten dafür die Methode </w:t>
      </w:r>
      <w:r w:rsidR="004C7E0F">
        <w:rPr>
          <w:i/>
          <w:lang w:val="es-ES"/>
        </w:rPr>
        <w:t>DCM</w:t>
      </w:r>
      <w:r w:rsidR="004A6212">
        <w:rPr>
          <w:lang w:val="es-ES"/>
        </w:rPr>
        <w:t>. Wir haben uns auch hier auf die FFA und den ATL beidseits beschränkt, da wir uns vor allem für die Interaktion</w:t>
      </w:r>
      <w:r w:rsidR="000B26E0">
        <w:rPr>
          <w:lang w:val="es-ES"/>
        </w:rPr>
        <w:t>en</w:t>
      </w:r>
      <w:r w:rsidR="004A6212">
        <w:rPr>
          <w:lang w:val="es-ES"/>
        </w:rPr>
        <w:t xml:space="preserve"> zwischen diesen beiden Regionen interessieren.</w:t>
      </w:r>
      <w:r w:rsidR="000B26E0">
        <w:rPr>
          <w:lang w:val="es-ES"/>
        </w:rPr>
        <w:t xml:space="preserve"> Die Verbindung zwischen FFA und ATL stellt die Schnittstelle zwischen Kernsystem und erweitertes Sys</w:t>
      </w:r>
      <w:r w:rsidR="00584B6B">
        <w:rPr>
          <w:lang w:val="es-ES"/>
        </w:rPr>
        <w:t>tem dar. Was wir gefunden haben</w:t>
      </w:r>
      <w:r w:rsidR="000B26E0">
        <w:rPr>
          <w:lang w:val="es-ES"/>
        </w:rPr>
        <w:t xml:space="preserve"> ist</w:t>
      </w:r>
      <w:r w:rsidR="00584B6B">
        <w:rPr>
          <w:lang w:val="es-ES"/>
        </w:rPr>
        <w:t>,</w:t>
      </w:r>
      <w:r w:rsidR="000B26E0">
        <w:rPr>
          <w:lang w:val="es-ES"/>
        </w:rPr>
        <w:t xml:space="preserve"> dass eine schlechte Gesichterwiedererkennungsfähigkeit </w:t>
      </w:r>
      <w:r w:rsidR="00584B6B">
        <w:rPr>
          <w:lang w:val="es-ES"/>
        </w:rPr>
        <w:t>eine verminderte Hemmung des linken ATLs auf die linke FFA verursacht. Somit wird die negative Kopplung vom linken ATL auf die linke FFA vermindert.</w:t>
      </w:r>
    </w:p>
    <w:p w14:paraId="620BA58D" w14:textId="1493CF4F" w:rsidR="004C7E0F" w:rsidRDefault="004C7E0F" w:rsidP="005659DC">
      <w:pPr>
        <w:jc w:val="both"/>
        <w:rPr>
          <w:lang w:val="es-ES"/>
        </w:rPr>
      </w:pPr>
      <w:r>
        <w:rPr>
          <w:lang w:val="es-ES"/>
        </w:rPr>
        <w:t>Bis jetzt gibt es n</w:t>
      </w:r>
      <w:r w:rsidR="00A30646">
        <w:rPr>
          <w:lang w:val="es-ES"/>
        </w:rPr>
        <w:t xml:space="preserve">ur eine weitere Studie, die mittels </w:t>
      </w:r>
      <w:r w:rsidR="00A30646">
        <w:rPr>
          <w:i/>
          <w:lang w:val="es-ES"/>
        </w:rPr>
        <w:t>DCM</w:t>
      </w:r>
      <w:r w:rsidR="00A30646">
        <w:rPr>
          <w:lang w:val="es-ES"/>
        </w:rPr>
        <w:t xml:space="preserve"> Kontrollprobanden mit Prosopagnostikern vergleicht. Lohse und Kollegen haben dafür einen deutlich anderen Modell benutzt, in dem der visuelle Cortex, die rechte OFA, beide FFAs, der rechte pSTS und der linke ATL eingeschlossen wurden </w:t>
      </w:r>
      <w:r w:rsidR="005E5EAE">
        <w:rPr>
          <w:lang w:val="es-ES"/>
        </w:rPr>
        <w:fldChar w:fldCharType="begin" w:fldLock="1"/>
      </w:r>
      <w:r w:rsidR="00F172E2">
        <w:rPr>
          <w:lang w:val="es-ES"/>
        </w:rPr>
        <w:instrText>ADDIN CSL_CITATION {"citationItems":[{"id":"ITEM-1","itemData":{"author":[{"dropping-particle":"","family":"Lohse","given":"Michael","non-dropping-particle":"","parse-names":false,"suffix":""},{"dropping-particle":"","family":"Garrido","given":"Lucia","non-dropping-particle":"","parse-names":false,"suffix":""},{"dropping-particle":"","family":"Driver","given":"Jon","non-dropping-particle":"","parse-names":false,"suffix":""},{"dropping-particle":"","family":"Dolan","given":"Raymond J.","non-dropping-particle":"","parse-names":false,"suffix":""},{"dropping-particle":"","family":"Duchaine","given":"Bradley C.","non-dropping-particle":"","parse-names":false,"suffix":""},{"dropping-particle":"","family":"Furl","given":"Nicholas","non-dropping-particle":"","parse-names":false,"suffix":""}],"container-title":"Journal of Neuroscience","id":"ITEM-1","issue":"13","issued":{"date-parts":[["2016"]]},"title":"Effective Connectivity from Early Visual Cortex to Posterior Occipitotemporal Face Areas Supports Face Selectivity and Predicts Developmental Prosopagnosia","type":"article-journal","volume":"36"},"uris":["http://www.mendeley.com/documents/?uuid=78e15f31-4fea-3c04-999a-4b922e5d922a"]}],"mendeley":{"formattedCitation":"(Lohse et al., 2016)","plainTextFormattedCitation":"(Lohse et al., 2016)","previouslyFormattedCitation":"(Lohse et al., 2016)"},"properties":{"noteIndex":0},"schema":"https://github.com/citation-style-language/schema/raw/master/csl-citation.json"}</w:instrText>
      </w:r>
      <w:r w:rsidR="005E5EAE">
        <w:rPr>
          <w:lang w:val="es-ES"/>
        </w:rPr>
        <w:fldChar w:fldCharType="separate"/>
      </w:r>
      <w:r w:rsidR="005E5EAE" w:rsidRPr="005E5EAE">
        <w:rPr>
          <w:noProof/>
          <w:lang w:val="es-ES"/>
        </w:rPr>
        <w:t>(Lohse et al., 2016)</w:t>
      </w:r>
      <w:r w:rsidR="005E5EAE">
        <w:rPr>
          <w:lang w:val="es-ES"/>
        </w:rPr>
        <w:fldChar w:fldCharType="end"/>
      </w:r>
      <w:r w:rsidR="005E5EAE">
        <w:rPr>
          <w:lang w:val="es-ES"/>
        </w:rPr>
        <w:t xml:space="preserve">. Die Probanden mit Prosopagnosie zeigten eine verminderte effektive Konnektivität vom visuellen Kortex zu beiden FFAs und rechten pSTS. </w:t>
      </w:r>
    </w:p>
    <w:p w14:paraId="0D6F37FC" w14:textId="0604E74E" w:rsidR="00C47497" w:rsidRDefault="00C47497" w:rsidP="005659DC">
      <w:pPr>
        <w:jc w:val="both"/>
        <w:rPr>
          <w:lang w:val="es-ES"/>
        </w:rPr>
      </w:pPr>
      <w:r>
        <w:rPr>
          <w:lang w:val="es-ES"/>
        </w:rPr>
        <w:t xml:space="preserve">Die Ergebnisse von unserer Studie und Lohses Studie sind schwer vergleichbar, da der Netzwerkmodell anders aufgebaut ist. Allerdings lässt sich der Effekt zwischen der linken FFA und dem linken ATL in Lohses Studie nicht zeigen. Da unsere Studie die erste ist, die ein solches Netzwerkmodell mittels </w:t>
      </w:r>
      <w:r>
        <w:rPr>
          <w:i/>
          <w:lang w:val="es-ES"/>
        </w:rPr>
        <w:t>DCM</w:t>
      </w:r>
      <w:r w:rsidR="000A68BC">
        <w:rPr>
          <w:lang w:val="es-ES"/>
        </w:rPr>
        <w:t xml:space="preserve"> untersucht und dabei den Effekt der Gesichterwiedererkennungsfähigkeit prüft, lassen sich unsere Ergebnisse noch schlecht vergleichen.</w:t>
      </w:r>
    </w:p>
    <w:p w14:paraId="35A969E2" w14:textId="77777777" w:rsidR="00C71B1F" w:rsidRDefault="00C71B1F" w:rsidP="005659DC">
      <w:pPr>
        <w:jc w:val="both"/>
        <w:rPr>
          <w:lang w:val="es-ES"/>
        </w:rPr>
      </w:pPr>
    </w:p>
    <w:p w14:paraId="3F4FCD95" w14:textId="77777777" w:rsidR="00C71B1F" w:rsidRDefault="00C71B1F" w:rsidP="005659DC">
      <w:pPr>
        <w:jc w:val="both"/>
        <w:rPr>
          <w:lang w:val="es-ES"/>
        </w:rPr>
      </w:pPr>
    </w:p>
    <w:p w14:paraId="738E95BB" w14:textId="72B4D898" w:rsidR="00C71B1F" w:rsidRPr="00C71B1F" w:rsidRDefault="00C71B1F" w:rsidP="005659DC">
      <w:pPr>
        <w:jc w:val="both"/>
        <w:rPr>
          <w:i/>
          <w:sz w:val="28"/>
          <w:szCs w:val="28"/>
          <w:u w:val="single"/>
          <w:lang w:val="es-ES"/>
        </w:rPr>
      </w:pPr>
      <w:r>
        <w:rPr>
          <w:i/>
          <w:sz w:val="28"/>
          <w:szCs w:val="28"/>
          <w:lang w:val="es-ES"/>
        </w:rPr>
        <w:t xml:space="preserve">4.4 </w:t>
      </w:r>
      <w:r>
        <w:rPr>
          <w:i/>
          <w:sz w:val="28"/>
          <w:szCs w:val="28"/>
          <w:u w:val="single"/>
          <w:lang w:val="es-ES"/>
        </w:rPr>
        <w:t>Weitere Ergebnisse</w:t>
      </w:r>
    </w:p>
    <w:p w14:paraId="5477B9A5" w14:textId="77777777" w:rsidR="00D6535F" w:rsidRDefault="00D6535F" w:rsidP="005659DC">
      <w:pPr>
        <w:jc w:val="both"/>
        <w:rPr>
          <w:lang w:val="es-ES"/>
        </w:rPr>
      </w:pPr>
    </w:p>
    <w:p w14:paraId="1019E03C" w14:textId="2459FFA2" w:rsidR="00D6535F" w:rsidRDefault="00EC50B6" w:rsidP="005659DC">
      <w:pPr>
        <w:jc w:val="both"/>
        <w:rPr>
          <w:lang w:val="es-ES"/>
        </w:rPr>
      </w:pPr>
      <w:r>
        <w:rPr>
          <w:lang w:val="es-ES"/>
        </w:rPr>
        <w:t xml:space="preserve">Um den Effekt der Gesichterwiedererkennungsfähigkeit zu untersuchen, führten wir eine Gruppenanalyse, die sogenannte </w:t>
      </w:r>
      <w:r>
        <w:rPr>
          <w:i/>
          <w:lang w:val="es-ES"/>
        </w:rPr>
        <w:t>Parametric Empiricale Bayes (PEB).</w:t>
      </w:r>
      <w:r>
        <w:rPr>
          <w:lang w:val="es-ES"/>
        </w:rPr>
        <w:t xml:space="preserve"> Für die Berechnung verwendeten wir mehrere Kovariaten: Geschlecht, Alter, Autismuswert, Alexithymiewert und CFMT-Wert. Wir hatten nur für den CFMT-Wert eine gezielte Hypothese aufgestellt. Für die weitere</w:t>
      </w:r>
      <w:r w:rsidR="006B745D">
        <w:rPr>
          <w:lang w:val="es-ES"/>
        </w:rPr>
        <w:t>n</w:t>
      </w:r>
      <w:r>
        <w:rPr>
          <w:lang w:val="es-ES"/>
        </w:rPr>
        <w:t xml:space="preserve"> Kovariaten hatten wir keinen Effekt erwartet.</w:t>
      </w:r>
      <w:r w:rsidR="00A57E53">
        <w:rPr>
          <w:lang w:val="es-ES"/>
        </w:rPr>
        <w:t xml:space="preserve"> Normalerweise werden Geschlecht und Alexithymiewert nicht erhoben. </w:t>
      </w:r>
      <w:r w:rsidR="006B745D">
        <w:rPr>
          <w:lang w:val="es-ES"/>
        </w:rPr>
        <w:t>Interessanterweise</w:t>
      </w:r>
      <w:r w:rsidR="00A57E53">
        <w:rPr>
          <w:lang w:val="es-ES"/>
        </w:rPr>
        <w:t xml:space="preserve"> zeigte die Kovariate Geschlecht einen sehr starken Effekt auf die Verbindung vom rechten ATL zur rechten FFA. Dieser Effekt ist bis zu 50 mal stärker, als der Effekt der Gesichterwiedererken</w:t>
      </w:r>
      <w:r w:rsidR="001512DF">
        <w:rPr>
          <w:lang w:val="es-ES"/>
        </w:rPr>
        <w:t xml:space="preserve">nungsfähigkeit. Bis jetzt wurden keine Studien zum Einfluss von Geschlecht auf dem Netzwerk zur Gesichtererkennung durchgeführt, deswegen ist die Bewertung dieses Ergebniss </w:t>
      </w:r>
      <w:r w:rsidR="00CC1367">
        <w:rPr>
          <w:lang w:val="es-ES"/>
        </w:rPr>
        <w:lastRenderedPageBreak/>
        <w:t>schwi</w:t>
      </w:r>
      <w:r w:rsidR="001512DF">
        <w:rPr>
          <w:lang w:val="es-ES"/>
        </w:rPr>
        <w:t>erig. Dennoch nehmen wir diesen Effekt zur Kenntniss, da es von Interesse für zukünftige Studien sein könnte.</w:t>
      </w:r>
    </w:p>
    <w:p w14:paraId="4EC9089C" w14:textId="77777777" w:rsidR="00FE391D" w:rsidRDefault="00FE391D" w:rsidP="005659DC">
      <w:pPr>
        <w:jc w:val="both"/>
        <w:rPr>
          <w:lang w:val="es-ES"/>
        </w:rPr>
      </w:pPr>
    </w:p>
    <w:p w14:paraId="21C9B2D1" w14:textId="77777777" w:rsidR="00FE391D" w:rsidRDefault="00FE391D" w:rsidP="005659DC">
      <w:pPr>
        <w:jc w:val="both"/>
        <w:rPr>
          <w:lang w:val="es-ES"/>
        </w:rPr>
      </w:pPr>
    </w:p>
    <w:p w14:paraId="180EFCF8" w14:textId="02FA9694" w:rsidR="00FE391D" w:rsidRDefault="00FE391D" w:rsidP="005659DC">
      <w:pPr>
        <w:jc w:val="both"/>
        <w:rPr>
          <w:i/>
          <w:sz w:val="28"/>
          <w:szCs w:val="28"/>
          <w:u w:val="single"/>
          <w:lang w:val="es-ES"/>
        </w:rPr>
      </w:pPr>
      <w:r>
        <w:rPr>
          <w:i/>
          <w:sz w:val="28"/>
          <w:szCs w:val="28"/>
          <w:lang w:val="es-ES"/>
        </w:rPr>
        <w:t xml:space="preserve">4.5 </w:t>
      </w:r>
      <w:r>
        <w:rPr>
          <w:i/>
          <w:sz w:val="28"/>
          <w:szCs w:val="28"/>
          <w:u w:val="single"/>
          <w:lang w:val="es-ES"/>
        </w:rPr>
        <w:t>Limitationen</w:t>
      </w:r>
    </w:p>
    <w:p w14:paraId="626F63CF" w14:textId="77777777" w:rsidR="00FE391D" w:rsidRDefault="00FE391D" w:rsidP="005659DC">
      <w:pPr>
        <w:jc w:val="both"/>
        <w:rPr>
          <w:sz w:val="28"/>
          <w:szCs w:val="28"/>
          <w:lang w:val="es-ES"/>
        </w:rPr>
      </w:pPr>
    </w:p>
    <w:p w14:paraId="51DDBC23" w14:textId="33185A47" w:rsidR="00FE391D" w:rsidRDefault="00FE391D" w:rsidP="005659DC">
      <w:pPr>
        <w:jc w:val="both"/>
      </w:pPr>
      <w:r>
        <w:rPr>
          <w:lang w:val="es-ES"/>
        </w:rPr>
        <w:t>An dieser Stelle möchte ich die Limitationen unserer Studie erwäh</w:t>
      </w:r>
      <w:r w:rsidR="00825C33">
        <w:rPr>
          <w:lang w:val="es-ES"/>
        </w:rPr>
        <w:t>nen. Die erste Limitation ist die Stichprobe, da diese aus einer grö</w:t>
      </w:r>
      <w:r w:rsidR="00825C33" w:rsidRPr="001A603A">
        <w:t>ß</w:t>
      </w:r>
      <w:r w:rsidR="00051910">
        <w:t>eren Studie zu Alex</w:t>
      </w:r>
      <w:r w:rsidR="00825C33">
        <w:t xml:space="preserve">ithymie stammt. </w:t>
      </w:r>
      <w:r w:rsidR="00CC1367">
        <w:t>Die Stichprobe wurde nicht zufällig zusammengestellt</w:t>
      </w:r>
      <w:r w:rsidR="00825C33">
        <w:t>, sondern einige Probanden sind alexithym</w:t>
      </w:r>
      <w:r w:rsidR="00051910">
        <w:t xml:space="preserve"> und einige möglicherweise alexithym</w:t>
      </w:r>
      <w:r w:rsidR="00825C33">
        <w:t xml:space="preserve">. Allerdings haben wir diese Tatsache mit der Aufnahme des Alexithymiewerts </w:t>
      </w:r>
      <w:r w:rsidR="00A2187F">
        <w:t xml:space="preserve">in der Analyse </w:t>
      </w:r>
      <w:r w:rsidR="00825C33">
        <w:t>als Kovariate korrigiert.</w:t>
      </w:r>
      <w:r w:rsidR="008C5105">
        <w:t xml:space="preserve"> Somit sollte die Stichprobe keine Limitation mehr sein.</w:t>
      </w:r>
    </w:p>
    <w:p w14:paraId="42C927BC" w14:textId="714BCCD8" w:rsidR="008C5105" w:rsidRDefault="002F2484" w:rsidP="005659DC">
      <w:pPr>
        <w:jc w:val="both"/>
      </w:pPr>
      <w:r>
        <w:t>Eine weitere Limitation ist die Diagnosestellung für Prosopagnosie. Wir haben mit unseren Probanden ausschlie</w:t>
      </w:r>
      <w:r w:rsidRPr="001A603A">
        <w:t>ß</w:t>
      </w:r>
      <w:r>
        <w:t xml:space="preserve">lich das Cambridge Face Memory Test durchgeführt. Um aber Prosopagnosie festzustellen, wäre mindestens einen weiteren Test notwendig. </w:t>
      </w:r>
      <w:r w:rsidR="00F172E2">
        <w:t xml:space="preserve">Im besten Fall lässt man die Probanden erstmal einen Fragenbogen zur Selbstauskunft bezüglich Probleme bei der Gesichterwiedererkennung im Alltag ausfüllen, den PI-20 </w:t>
      </w:r>
      <w:r w:rsidR="00F172E2">
        <w:fldChar w:fldCharType="begin" w:fldLock="1"/>
      </w:r>
      <w:r w:rsidR="00DE34A0">
        <w:instrText>ADDIN CSL_CITATION {"citationItems":[{"id":"ITEM-1","itemData":{"DOI":"10.1098/rsos.140343","ISSN":"2054-5703","PMID":"26543567","abstract":"Self-report plays a key role in the identification of developmental prosopagnosia (DP), providing complementary evidence to computer-based tests of face recognition ability, aiding interpretation of scores. However, the lack of standardized self-report instruments has contributed to heterogeneous reporting standards for self-report evidence in DP research. The lack of standardization prevents comparison across samples and limits investigation of the relationship between objective tests of face processing and self-report measures. To address these issues, this paper introduces the PI20; a 20-item self-report measure for quantifying prosopagnosic traits. The new instrument successfully distinguishes suspected prosopagnosics from typically developed adults. Strong correlations were also observed between PI20 scores and performance on objective tests of familiar and unfamiliar face recognition ability, confirming that people have the necessary insight into their own face recognition ability required by a self-report instrument. Importantly, PI20 scores did not correlate with recognition of non-face objects, indicating that the instrument measures face recognition, and not a general perceptual impairment. These results suggest that the PI20 can play a valuable role in identifying DP. A freely available self-report instrument will permit more effective description of self-report diagnostic evidence, thereby facilitating greater comparison of prosopagnosic samples, and more reliable classification.","author":[{"dropping-particle":"","family":"Shah","given":"Punit","non-dropping-particle":"","parse-names":false,"suffix":""},{"dropping-particle":"","family":"Gaule","given":"Anne","non-dropping-particle":"","parse-names":false,"suffix":""},{"dropping-particle":"","family":"Sowden","given":"Sophie","non-dropping-particle":"","parse-names":false,"suffix":""},{"dropping-particle":"","family":"Bird","given":"Geoffrey","non-dropping-particle":"","parse-names":false,"suffix":""},{"dropping-particle":"","family":"Cook","given":"Richard","non-dropping-particle":"","parse-names":false,"suffix":""}],"container-title":"Royal Society open science","id":"ITEM-1","issue":"6","issued":{"date-parts":[["2015","6"]]},"page":"140343","publisher":"The Royal Society","title":"The 20-item prosopagnosia index (PI20): a self-report instrument for identifying developmental prosopagnosia.","type":"article-journal","volume":"2"},"uris":["http://www.mendeley.com/documents/?uuid=6df658e8-f309-3736-936d-502544d96b57"]}],"mendeley":{"formattedCitation":"(Shah, Gaule, Sowden, Bird, &amp; Cook, 2015)","plainTextFormattedCitation":"(Shah, Gaule, Sowden, Bird, &amp; Cook, 2015)","previouslyFormattedCitation":"(Shah, Gaule, Sowden, Bird, &amp; Cook, 2015)"},"properties":{"noteIndex":0},"schema":"https://github.com/citation-style-language/schema/raw/master/csl-citation.json"}</w:instrText>
      </w:r>
      <w:r w:rsidR="00F172E2">
        <w:fldChar w:fldCharType="separate"/>
      </w:r>
      <w:r w:rsidR="00F172E2" w:rsidRPr="00F172E2">
        <w:rPr>
          <w:noProof/>
        </w:rPr>
        <w:t>(Shah, Gaule, Sowden, Bird, &amp; Cook, 2015)</w:t>
      </w:r>
      <w:r w:rsidR="00F172E2">
        <w:fldChar w:fldCharType="end"/>
      </w:r>
      <w:r w:rsidR="00F172E2">
        <w:t xml:space="preserve">. Dann folgen die Tests, unter dessen der Cambridge Face Memory Test vorhanden sein sollte und </w:t>
      </w:r>
      <w:r w:rsidR="00635C1B">
        <w:t xml:space="preserve">mindestens </w:t>
      </w:r>
      <w:r w:rsidR="00F172E2">
        <w:t>einen weiteren Test, wie zum Beispiel der Famous Faces Test</w:t>
      </w:r>
      <w:r w:rsidR="00DE34A0">
        <w:t xml:space="preserve">. Natürlich müssen weitere Erkrankungen, die die Symptome erklären könnten wie Autismus, ausgeschlossen werden. Das ist in unsere Studie erfolgt. Insgesamt ist der Cambridge Face Memory Test der wichtigste Test zur Diagnosestellung für Prosopagnostiker, dennoch sollte die Diagnose von einem Fragebogen und mindestens einem weiteren Test untermauert werden </w:t>
      </w:r>
      <w:r w:rsidR="00DE34A0">
        <w:fldChar w:fldCharType="begin" w:fldLock="1"/>
      </w:r>
      <w:r w:rsidR="006F23D5">
        <w:instrText>ADDIN CSL_CITATION {"citationItems":[{"id":"ITEM-1","itemData":{"DOI":"10.2147/EB.S92838","ISSN":"1179-2744","author":[{"dropping-particle":"","family":"Barton","given":"Jason","non-dropping-particle":"","parse-names":false,"suffix":""},{"dropping-particle":"","family":"Corrow","given":"Sherryse","non-dropping-particle":"","parse-names":false,"suffix":""},{"dropping-particle":"","family":"Dalrymple","given":"Kirsten","non-dropping-particle":"","parse-names":false,"suffix":""}],"container-title":"Eye and Brain","id":"ITEM-1","issue":"September","issued":{"date-parts":[["2016"]]},"page":"165-175","title":"Prosopagnosia: current perspectives","type":"article-journal","volume":"Volume 8"},"uris":["http://www.mendeley.com/documents/?uuid=6672b7e3-c474-430c-ac96-aec89f6e4872"]}],"mendeley":{"formattedCitation":"(J. Barton et al., 2016)","plainTextFormattedCitation":"(J. Barton et al., 2016)","previouslyFormattedCitation":"(J. Barton et al., 2016)"},"properties":{"noteIndex":0},"schema":"https://github.com/citation-style-language/schema/raw/master/csl-citation.json"}</w:instrText>
      </w:r>
      <w:r w:rsidR="00DE34A0">
        <w:fldChar w:fldCharType="separate"/>
      </w:r>
      <w:r w:rsidR="00E50E85">
        <w:rPr>
          <w:noProof/>
        </w:rPr>
        <w:t>(</w:t>
      </w:r>
      <w:r w:rsidR="00015FFE" w:rsidRPr="00015FFE">
        <w:rPr>
          <w:noProof/>
        </w:rPr>
        <w:t>Barton et al., 2016)</w:t>
      </w:r>
      <w:r w:rsidR="00DE34A0">
        <w:fldChar w:fldCharType="end"/>
      </w:r>
      <w:r w:rsidR="00DE34A0">
        <w:t>.</w:t>
      </w:r>
    </w:p>
    <w:p w14:paraId="1E1F671A" w14:textId="49624B26" w:rsidR="005713F7" w:rsidRDefault="005713F7" w:rsidP="005659DC">
      <w:pPr>
        <w:jc w:val="both"/>
      </w:pPr>
      <w:r>
        <w:t xml:space="preserve">Zuletzt ist auch unser Netzwerkmodell </w:t>
      </w:r>
      <w:r w:rsidR="004E422B">
        <w:t>kritisch zu betrachten. Er bildet die Verbindung zwischen dem Kernsystem und dem erweiterten System ab. Allerdings ge</w:t>
      </w:r>
      <w:r w:rsidR="00110770">
        <w:t>hören zum Netzwerk der Gesichts</w:t>
      </w:r>
      <w:r w:rsidR="004E422B">
        <w:t>verarbeitung</w:t>
      </w:r>
      <w:r w:rsidR="004037F0">
        <w:t xml:space="preserve"> weitere Regionen</w:t>
      </w:r>
      <w:r w:rsidR="00045F9D">
        <w:t xml:space="preserve"> dazu</w:t>
      </w:r>
      <w:r w:rsidR="004037F0">
        <w:t>, die wir nicht eingeschlossen haben. Der gro</w:t>
      </w:r>
      <w:r w:rsidR="004037F0" w:rsidRPr="001A603A">
        <w:t>ß</w:t>
      </w:r>
      <w:r w:rsidR="00045F9D">
        <w:t>e</w:t>
      </w:r>
      <w:r w:rsidR="004037F0">
        <w:t xml:space="preserve"> Netzwerk beinhaltet </w:t>
      </w:r>
      <w:r w:rsidR="00CA20C6">
        <w:t>Input-Areale im visuellen Cortex</w:t>
      </w:r>
      <w:r w:rsidR="004037F0">
        <w:t xml:space="preserve"> (V1), sowie ein Kernsystem mit den Regionen der OFA, FFA und pSTS beidseits und schlie</w:t>
      </w:r>
      <w:r w:rsidR="004037F0" w:rsidRPr="001A603A">
        <w:t>ß</w:t>
      </w:r>
      <w:r w:rsidR="004037F0">
        <w:t>lich das erweiterte System</w:t>
      </w:r>
      <w:r w:rsidR="00CA20C6">
        <w:t xml:space="preserve">. Da wir uns auf die Verbindung zwischen FFA und ATL beschränkt haben und es dazu noch keine weiteren Studien gibt, können wir die Ergebnisse nicht vergleichen. Dazu sind mehr Studien nötig, vor allem welche, die </w:t>
      </w:r>
      <w:r w:rsidR="00CA20C6">
        <w:rPr>
          <w:i/>
        </w:rPr>
        <w:t>DCM</w:t>
      </w:r>
      <w:r w:rsidR="00CA20C6">
        <w:t xml:space="preserve"> benutzen und somit der Effekt von Prosopagnosie auf den Interaktionen im Netzwerk untersuchen.</w:t>
      </w:r>
    </w:p>
    <w:p w14:paraId="70B01A2D" w14:textId="77777777" w:rsidR="00CA1CA7" w:rsidRDefault="00CA1CA7" w:rsidP="005659DC">
      <w:pPr>
        <w:jc w:val="both"/>
      </w:pPr>
    </w:p>
    <w:p w14:paraId="2EE9338C" w14:textId="77777777" w:rsidR="00CA1CA7" w:rsidRDefault="00CA1CA7" w:rsidP="005659DC">
      <w:pPr>
        <w:jc w:val="both"/>
      </w:pPr>
    </w:p>
    <w:p w14:paraId="436B5DCC" w14:textId="20FF5749" w:rsidR="00CA1CA7" w:rsidRDefault="00CA1CA7" w:rsidP="005659DC">
      <w:pPr>
        <w:jc w:val="both"/>
        <w:rPr>
          <w:sz w:val="28"/>
          <w:szCs w:val="28"/>
        </w:rPr>
      </w:pPr>
      <w:r>
        <w:rPr>
          <w:i/>
          <w:sz w:val="28"/>
          <w:szCs w:val="28"/>
        </w:rPr>
        <w:t xml:space="preserve">4.6 </w:t>
      </w:r>
      <w:r w:rsidR="00694CA3">
        <w:rPr>
          <w:i/>
          <w:sz w:val="28"/>
          <w:szCs w:val="28"/>
          <w:u w:val="single"/>
        </w:rPr>
        <w:t>Fazit</w:t>
      </w:r>
    </w:p>
    <w:p w14:paraId="70260B92" w14:textId="77777777" w:rsidR="005566C2" w:rsidRDefault="005566C2" w:rsidP="005659DC">
      <w:pPr>
        <w:jc w:val="both"/>
      </w:pPr>
    </w:p>
    <w:p w14:paraId="7E96C6EA" w14:textId="69B191CA" w:rsidR="005566C2" w:rsidRDefault="005566C2" w:rsidP="005659DC">
      <w:pPr>
        <w:jc w:val="both"/>
      </w:pPr>
      <w:r>
        <w:t>Zusammenfassend haben wir in unsere</w:t>
      </w:r>
      <w:r w:rsidR="00847DF2">
        <w:t>r</w:t>
      </w:r>
      <w:r>
        <w:t xml:space="preserve"> Studie d</w:t>
      </w:r>
      <w:r w:rsidR="005B0E50">
        <w:t>en Effekt von schlechter</w:t>
      </w:r>
      <w:r>
        <w:t xml:space="preserve"> Gesichterwiedererkennungsfähigkeit</w:t>
      </w:r>
      <w:r w:rsidR="0085650D">
        <w:t xml:space="preserve"> auf dem gesichtsspezifischen Netwerk untersucht. Dabei zeigt sich eine verminderte Hemmung vom linken ATL zur linken FFA. Als weitere Ergebnisse fanden wir einen starken Effekt von Geschlecht auf unseren Netzwerk. Das Geschlecht hat einen exzitatorischen Effekt auf der Interaktion vom rechten ATL zur</w:t>
      </w:r>
      <w:r w:rsidR="00FE512E">
        <w:t xml:space="preserve"> rechten FFA. </w:t>
      </w:r>
    </w:p>
    <w:p w14:paraId="15731EE5" w14:textId="51154FB9" w:rsidR="00FE512E" w:rsidRDefault="00FE512E" w:rsidP="005659DC">
      <w:pPr>
        <w:jc w:val="both"/>
      </w:pPr>
      <w:r>
        <w:t xml:space="preserve">Insgesamt gibt es nur eine weitere Studie, die schlechte Gesichterwiedererkennungsfähigkeit bzw. Prosopagnosie mittels </w:t>
      </w:r>
      <w:r>
        <w:rPr>
          <w:i/>
        </w:rPr>
        <w:t xml:space="preserve">DCM </w:t>
      </w:r>
      <w:r>
        <w:t xml:space="preserve">untersucht hat. Hier sind weitere Studien besonders wichtig, um diese Effekte zu replizieren. </w:t>
      </w:r>
      <w:r w:rsidR="00847DF2">
        <w:t>In Zukunft sind Studien mit einer gro</w:t>
      </w:r>
      <w:r w:rsidR="00847DF2" w:rsidRPr="001A603A">
        <w:t>ß</w:t>
      </w:r>
      <w:r w:rsidR="00847DF2">
        <w:t xml:space="preserve">en Anzahl von Prosopagnostiker notwendig. </w:t>
      </w:r>
      <w:r w:rsidR="00847DF2">
        <w:lastRenderedPageBreak/>
        <w:t xml:space="preserve">Dabei ist nicht nur </w:t>
      </w:r>
      <w:r w:rsidR="00847DF2">
        <w:rPr>
          <w:i/>
        </w:rPr>
        <w:t>DCM</w:t>
      </w:r>
      <w:r w:rsidR="00847DF2">
        <w:t xml:space="preserve"> besonders interessant, sondern zusätzlich auch Untersuchungen mittels </w:t>
      </w:r>
      <w:r w:rsidR="00847DF2">
        <w:rPr>
          <w:i/>
        </w:rPr>
        <w:t>Diffusion Tension Imaging</w:t>
      </w:r>
      <w:r w:rsidR="00847DF2">
        <w:t>. Somit kann man feststellen, ob es strukturelle Veränderungen in der wei</w:t>
      </w:r>
      <w:r w:rsidR="00847DF2" w:rsidRPr="001A603A">
        <w:t>ß</w:t>
      </w:r>
      <w:r w:rsidR="00847DF2">
        <w:t xml:space="preserve">en Substanz gibt, insbesondere im Fasciculus longitudinalis inferior. </w:t>
      </w:r>
    </w:p>
    <w:p w14:paraId="39A03DE1" w14:textId="27414389" w:rsidR="00847DF2" w:rsidRPr="00847DF2" w:rsidRDefault="00847DF2" w:rsidP="005659DC">
      <w:pPr>
        <w:jc w:val="both"/>
        <w:rPr>
          <w:lang w:val="es-ES"/>
        </w:rPr>
      </w:pPr>
      <w:r>
        <w:t xml:space="preserve">Ein weiterer Aspekt, der weiter erforscht werden sollte, ist der Einfluss vom Geschlecht auf die Verarbeitung von Gesichter. Dazu gibt es kaum </w:t>
      </w:r>
      <w:r w:rsidR="00065D60">
        <w:t>Studien</w:t>
      </w:r>
      <w:r>
        <w:t xml:space="preserve">, es scheint aber einen </w:t>
      </w:r>
      <w:r w:rsidR="004C3835">
        <w:t>Effekt</w:t>
      </w:r>
      <w:r>
        <w:t xml:space="preserve"> zu haben. </w:t>
      </w:r>
    </w:p>
    <w:p w14:paraId="6654F74F" w14:textId="469AC58B" w:rsidR="00FE391D" w:rsidRPr="00FE391D" w:rsidRDefault="00FE391D" w:rsidP="005659DC">
      <w:pPr>
        <w:jc w:val="both"/>
        <w:rPr>
          <w:lang w:val="es-ES"/>
        </w:rPr>
      </w:pPr>
    </w:p>
    <w:p w14:paraId="4BBC29D9" w14:textId="77777777" w:rsidR="00D6535F" w:rsidRDefault="00D6535F" w:rsidP="005659DC">
      <w:pPr>
        <w:jc w:val="both"/>
        <w:rPr>
          <w:lang w:val="es-ES"/>
        </w:rPr>
      </w:pPr>
    </w:p>
    <w:p w14:paraId="0C9E51B0" w14:textId="77777777" w:rsidR="00D6535F" w:rsidRDefault="00D6535F" w:rsidP="005659DC">
      <w:pPr>
        <w:jc w:val="both"/>
        <w:rPr>
          <w:lang w:val="es-ES"/>
        </w:rPr>
      </w:pPr>
    </w:p>
    <w:p w14:paraId="30B076F9" w14:textId="77777777" w:rsidR="00D6535F" w:rsidRDefault="00D6535F" w:rsidP="005659DC">
      <w:pPr>
        <w:jc w:val="both"/>
        <w:rPr>
          <w:lang w:val="es-ES"/>
        </w:rPr>
      </w:pPr>
    </w:p>
    <w:p w14:paraId="7CD10479" w14:textId="77777777" w:rsidR="00D6535F" w:rsidRDefault="00D6535F" w:rsidP="005659DC">
      <w:pPr>
        <w:jc w:val="both"/>
        <w:rPr>
          <w:lang w:val="es-ES"/>
        </w:rPr>
      </w:pPr>
    </w:p>
    <w:p w14:paraId="6474C36E" w14:textId="77777777" w:rsidR="00721000" w:rsidRDefault="00721000" w:rsidP="005659DC">
      <w:pPr>
        <w:jc w:val="both"/>
        <w:rPr>
          <w:lang w:val="es-ES"/>
        </w:rPr>
      </w:pPr>
    </w:p>
    <w:p w14:paraId="31A44157" w14:textId="5A561345" w:rsidR="00AE5AFB" w:rsidRPr="00AE5AFB" w:rsidRDefault="00AA73BF" w:rsidP="00AE5AFB">
      <w:pPr>
        <w:widowControl w:val="0"/>
        <w:autoSpaceDE w:val="0"/>
        <w:autoSpaceDN w:val="0"/>
        <w:adjustRightInd w:val="0"/>
        <w:ind w:left="480" w:hanging="480"/>
        <w:rPr>
          <w:rFonts w:ascii="Cambria" w:hAnsi="Cambria"/>
          <w:noProof/>
          <w:lang w:val="es-ES"/>
        </w:rPr>
      </w:pPr>
      <w:r>
        <w:rPr>
          <w:lang w:val="es-ES"/>
        </w:rPr>
        <w:fldChar w:fldCharType="begin" w:fldLock="1"/>
      </w:r>
      <w:r>
        <w:rPr>
          <w:lang w:val="es-ES"/>
        </w:rPr>
        <w:instrText xml:space="preserve">ADDIN Mendeley Bibliography CSL_BIBLIOGRAPHY </w:instrText>
      </w:r>
      <w:r>
        <w:rPr>
          <w:lang w:val="es-ES"/>
        </w:rPr>
        <w:fldChar w:fldCharType="separate"/>
      </w:r>
      <w:r w:rsidR="00AE5AFB" w:rsidRPr="00AE5AFB">
        <w:rPr>
          <w:rFonts w:ascii="Cambria" w:hAnsi="Cambria"/>
          <w:noProof/>
          <w:lang w:val="es-ES"/>
        </w:rPr>
        <w:t xml:space="preserve">Almgren, H., Van de Steen, F., Kühn, S., Razi, A., Friston, K., &amp; Marinazzo, D. (2018). Variability and reliability of effective connectivity within the core default mode network: A multi-site longitudinal spectral DCM study. </w:t>
      </w:r>
      <w:r w:rsidR="00AE5AFB" w:rsidRPr="00AE5AFB">
        <w:rPr>
          <w:rFonts w:ascii="Cambria" w:hAnsi="Cambria"/>
          <w:i/>
          <w:iCs/>
          <w:noProof/>
          <w:lang w:val="es-ES"/>
        </w:rPr>
        <w:t>NeuroImage</w:t>
      </w:r>
      <w:r w:rsidR="00AE5AFB" w:rsidRPr="00AE5AFB">
        <w:rPr>
          <w:rFonts w:ascii="Cambria" w:hAnsi="Cambria"/>
          <w:noProof/>
          <w:lang w:val="es-ES"/>
        </w:rPr>
        <w:t xml:space="preserve">, </w:t>
      </w:r>
      <w:r w:rsidR="00AE5AFB" w:rsidRPr="00AE5AFB">
        <w:rPr>
          <w:rFonts w:ascii="Cambria" w:hAnsi="Cambria"/>
          <w:i/>
          <w:iCs/>
          <w:noProof/>
          <w:lang w:val="es-ES"/>
        </w:rPr>
        <w:t>183</w:t>
      </w:r>
      <w:r w:rsidR="00AE5AFB" w:rsidRPr="00AE5AFB">
        <w:rPr>
          <w:rFonts w:ascii="Cambria" w:hAnsi="Cambria"/>
          <w:noProof/>
          <w:lang w:val="es-ES"/>
        </w:rPr>
        <w:t>, 757–768. https://doi.org/10.1016/j.neuroimage.2018.08.053</w:t>
      </w:r>
    </w:p>
    <w:p w14:paraId="056B6EEA"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Avidan, Galia, Behrmann, M. (2014). Impairment of the face processing network in congenital prosopagnosia, 236–257.</w:t>
      </w:r>
    </w:p>
    <w:p w14:paraId="058AC55A"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Avidan, G., &amp; Behrmann, M. (2009). Functional MRI reveals compromised neural integrity of the face processing network in congenital prosopagnosia. </w:t>
      </w:r>
      <w:r w:rsidRPr="00AE5AFB">
        <w:rPr>
          <w:rFonts w:ascii="Cambria" w:hAnsi="Cambria"/>
          <w:i/>
          <w:iCs/>
          <w:noProof/>
          <w:lang w:val="es-ES"/>
        </w:rPr>
        <w:t>Current Biology : CB</w:t>
      </w:r>
      <w:r w:rsidRPr="00AE5AFB">
        <w:rPr>
          <w:rFonts w:ascii="Cambria" w:hAnsi="Cambria"/>
          <w:noProof/>
          <w:lang w:val="es-ES"/>
        </w:rPr>
        <w:t xml:space="preserve">, </w:t>
      </w:r>
      <w:r w:rsidRPr="00AE5AFB">
        <w:rPr>
          <w:rFonts w:ascii="Cambria" w:hAnsi="Cambria"/>
          <w:i/>
          <w:iCs/>
          <w:noProof/>
          <w:lang w:val="es-ES"/>
        </w:rPr>
        <w:t>19</w:t>
      </w:r>
      <w:r w:rsidRPr="00AE5AFB">
        <w:rPr>
          <w:rFonts w:ascii="Cambria" w:hAnsi="Cambria"/>
          <w:noProof/>
          <w:lang w:val="es-ES"/>
        </w:rPr>
        <w:t>(13), 1146–50. https://doi.org/10.1016/j.cub.2009.04.060</w:t>
      </w:r>
    </w:p>
    <w:p w14:paraId="37C1C5F8"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Avidan, G., Hasson, U., Malach, R., &amp; Behrmann, M. (2005). Detailed Exploration of Face-related Processing in Congenital Prosopagnosia: 2. Functional Neuroimaging Findings. </w:t>
      </w:r>
      <w:r w:rsidRPr="00AE5AFB">
        <w:rPr>
          <w:rFonts w:ascii="Cambria" w:hAnsi="Cambria"/>
          <w:i/>
          <w:iCs/>
          <w:noProof/>
          <w:lang w:val="es-ES"/>
        </w:rPr>
        <w:t>Journal of Cognitive Neuroscience</w:t>
      </w:r>
      <w:r w:rsidRPr="00AE5AFB">
        <w:rPr>
          <w:rFonts w:ascii="Cambria" w:hAnsi="Cambria"/>
          <w:noProof/>
          <w:lang w:val="es-ES"/>
        </w:rPr>
        <w:t xml:space="preserve">, </w:t>
      </w:r>
      <w:r w:rsidRPr="00AE5AFB">
        <w:rPr>
          <w:rFonts w:ascii="Cambria" w:hAnsi="Cambria"/>
          <w:i/>
          <w:iCs/>
          <w:noProof/>
          <w:lang w:val="es-ES"/>
        </w:rPr>
        <w:t>17</w:t>
      </w:r>
      <w:r w:rsidRPr="00AE5AFB">
        <w:rPr>
          <w:rFonts w:ascii="Cambria" w:hAnsi="Cambria"/>
          <w:noProof/>
          <w:lang w:val="es-ES"/>
        </w:rPr>
        <w:t>(7), 1150–1167. https://doi.org/10.1162/0898929054475145</w:t>
      </w:r>
    </w:p>
    <w:p w14:paraId="1FD47E62"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Avidan, G., Tanzer, M., Hadj-Bouziane, F., Liu, N., Ungerleider, L. G., &amp; Behrmann, M. (2014a). Selective dissociation between core and extended regions of the face processing network in congenital prosopagnosia. </w:t>
      </w:r>
      <w:r w:rsidRPr="00AE5AFB">
        <w:rPr>
          <w:rFonts w:ascii="Cambria" w:hAnsi="Cambria"/>
          <w:i/>
          <w:iCs/>
          <w:noProof/>
          <w:lang w:val="es-ES"/>
        </w:rPr>
        <w:t>Cerebral Cortex (New York, N.Y. : 1991)</w:t>
      </w:r>
      <w:r w:rsidRPr="00AE5AFB">
        <w:rPr>
          <w:rFonts w:ascii="Cambria" w:hAnsi="Cambria"/>
          <w:noProof/>
          <w:lang w:val="es-ES"/>
        </w:rPr>
        <w:t xml:space="preserve">, </w:t>
      </w:r>
      <w:r w:rsidRPr="00AE5AFB">
        <w:rPr>
          <w:rFonts w:ascii="Cambria" w:hAnsi="Cambria"/>
          <w:i/>
          <w:iCs/>
          <w:noProof/>
          <w:lang w:val="es-ES"/>
        </w:rPr>
        <w:t>24</w:t>
      </w:r>
      <w:r w:rsidRPr="00AE5AFB">
        <w:rPr>
          <w:rFonts w:ascii="Cambria" w:hAnsi="Cambria"/>
          <w:noProof/>
          <w:lang w:val="es-ES"/>
        </w:rPr>
        <w:t>(6), 1565–78. https://doi.org/10.1093/cercor/bht007</w:t>
      </w:r>
    </w:p>
    <w:p w14:paraId="36012D6D"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Avidan, G., Tanzer, M., Hadj-Bouziane, F., Liu, N., Ungerleider, L. G., &amp; Behrmann, M. (2014b). Selective dissociation between core and extended regions of the face processing network in congenital prosopagnosia. </w:t>
      </w:r>
      <w:r w:rsidRPr="00AE5AFB">
        <w:rPr>
          <w:rFonts w:ascii="Cambria" w:hAnsi="Cambria"/>
          <w:i/>
          <w:iCs/>
          <w:noProof/>
          <w:lang w:val="es-ES"/>
        </w:rPr>
        <w:t>Cerebral Cortex</w:t>
      </w:r>
      <w:r w:rsidRPr="00AE5AFB">
        <w:rPr>
          <w:rFonts w:ascii="Cambria" w:hAnsi="Cambria"/>
          <w:noProof/>
          <w:lang w:val="es-ES"/>
        </w:rPr>
        <w:t xml:space="preserve">, </w:t>
      </w:r>
      <w:r w:rsidRPr="00AE5AFB">
        <w:rPr>
          <w:rFonts w:ascii="Cambria" w:hAnsi="Cambria"/>
          <w:i/>
          <w:iCs/>
          <w:noProof/>
          <w:lang w:val="es-ES"/>
        </w:rPr>
        <w:t>24</w:t>
      </w:r>
      <w:r w:rsidRPr="00AE5AFB">
        <w:rPr>
          <w:rFonts w:ascii="Cambria" w:hAnsi="Cambria"/>
          <w:noProof/>
          <w:lang w:val="es-ES"/>
        </w:rPr>
        <w:t>(6), 1565–1578. https://doi.org/10.1093/cercor/bht007</w:t>
      </w:r>
    </w:p>
    <w:p w14:paraId="66386E6F"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Bach, M., Bach, D., de Zwaan, M., Serim, M., &amp; Böhmer, F. (1996). [Validation of the German version of the 20-item Toronto Alexithymia Scale in normal persons and psychiatric patients]. </w:t>
      </w:r>
      <w:r w:rsidRPr="00AE5AFB">
        <w:rPr>
          <w:rFonts w:ascii="Cambria" w:hAnsi="Cambria"/>
          <w:i/>
          <w:iCs/>
          <w:noProof/>
          <w:lang w:val="es-ES"/>
        </w:rPr>
        <w:t>Psychotherapie, Psychosomatik, Medizinische Psychologie</w:t>
      </w:r>
      <w:r w:rsidRPr="00AE5AFB">
        <w:rPr>
          <w:rFonts w:ascii="Cambria" w:hAnsi="Cambria"/>
          <w:noProof/>
          <w:lang w:val="es-ES"/>
        </w:rPr>
        <w:t xml:space="preserve">, </w:t>
      </w:r>
      <w:r w:rsidRPr="00AE5AFB">
        <w:rPr>
          <w:rFonts w:ascii="Cambria" w:hAnsi="Cambria"/>
          <w:i/>
          <w:iCs/>
          <w:noProof/>
          <w:lang w:val="es-ES"/>
        </w:rPr>
        <w:t>46</w:t>
      </w:r>
      <w:r w:rsidRPr="00AE5AFB">
        <w:rPr>
          <w:rFonts w:ascii="Cambria" w:hAnsi="Cambria"/>
          <w:noProof/>
          <w:lang w:val="es-ES"/>
        </w:rPr>
        <w:t>(1), 23–8. Retrieved from http://www.ncbi.nlm.nih.gov/pubmed/8850096</w:t>
      </w:r>
    </w:p>
    <w:p w14:paraId="1DF18F3D"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Bagby, R. M., Parker, J. D., &amp; Taylor, G. J. (1994). The twenty-item Toronto Alexithymia Scale--I. Item selection and cross-validation of the factor structure. </w:t>
      </w:r>
      <w:r w:rsidRPr="00AE5AFB">
        <w:rPr>
          <w:rFonts w:ascii="Cambria" w:hAnsi="Cambria"/>
          <w:i/>
          <w:iCs/>
          <w:noProof/>
          <w:lang w:val="es-ES"/>
        </w:rPr>
        <w:t>Journal of Psychosomatic Research</w:t>
      </w:r>
      <w:r w:rsidRPr="00AE5AFB">
        <w:rPr>
          <w:rFonts w:ascii="Cambria" w:hAnsi="Cambria"/>
          <w:noProof/>
          <w:lang w:val="es-ES"/>
        </w:rPr>
        <w:t xml:space="preserve">, </w:t>
      </w:r>
      <w:r w:rsidRPr="00AE5AFB">
        <w:rPr>
          <w:rFonts w:ascii="Cambria" w:hAnsi="Cambria"/>
          <w:i/>
          <w:iCs/>
          <w:noProof/>
          <w:lang w:val="es-ES"/>
        </w:rPr>
        <w:t>38</w:t>
      </w:r>
      <w:r w:rsidRPr="00AE5AFB">
        <w:rPr>
          <w:rFonts w:ascii="Cambria" w:hAnsi="Cambria"/>
          <w:noProof/>
          <w:lang w:val="es-ES"/>
        </w:rPr>
        <w:t>(1), 23–32. Retrieved from http://www.ncbi.nlm.nih.gov/pubmed/8126686</w:t>
      </w:r>
    </w:p>
    <w:p w14:paraId="5710D4C0"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Baron-Cohen, S., Wheelwright, S., Skinner, R., Martin, J., &amp; Clubley, E. (2001). The autism-spectrum quotient (AQ): evidence from Asperger syndrome/high-functioning autism, males and females, scientists and mathematicians. </w:t>
      </w:r>
      <w:r w:rsidRPr="00AE5AFB">
        <w:rPr>
          <w:rFonts w:ascii="Cambria" w:hAnsi="Cambria"/>
          <w:i/>
          <w:iCs/>
          <w:noProof/>
          <w:lang w:val="es-ES"/>
        </w:rPr>
        <w:t>Journal of Autism and Developmental Disorders</w:t>
      </w:r>
      <w:r w:rsidRPr="00AE5AFB">
        <w:rPr>
          <w:rFonts w:ascii="Cambria" w:hAnsi="Cambria"/>
          <w:noProof/>
          <w:lang w:val="es-ES"/>
        </w:rPr>
        <w:t xml:space="preserve">, </w:t>
      </w:r>
      <w:r w:rsidRPr="00AE5AFB">
        <w:rPr>
          <w:rFonts w:ascii="Cambria" w:hAnsi="Cambria"/>
          <w:i/>
          <w:iCs/>
          <w:noProof/>
          <w:lang w:val="es-ES"/>
        </w:rPr>
        <w:t>31</w:t>
      </w:r>
      <w:r w:rsidRPr="00AE5AFB">
        <w:rPr>
          <w:rFonts w:ascii="Cambria" w:hAnsi="Cambria"/>
          <w:noProof/>
          <w:lang w:val="es-ES"/>
        </w:rPr>
        <w:t>(1), 5–17. Retrieved from http://www.ncbi.nlm.nih.gov/pubmed/11439754</w:t>
      </w:r>
    </w:p>
    <w:p w14:paraId="3BBEAF6E"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Barton, J., Corrow, S., &amp; Dalrymple, K. (2016). Prosopagnosia: current perspectives. </w:t>
      </w:r>
      <w:r w:rsidRPr="00AE5AFB">
        <w:rPr>
          <w:rFonts w:ascii="Cambria" w:hAnsi="Cambria"/>
          <w:i/>
          <w:iCs/>
          <w:noProof/>
          <w:lang w:val="es-ES"/>
        </w:rPr>
        <w:lastRenderedPageBreak/>
        <w:t>Eye and Brain</w:t>
      </w:r>
      <w:r w:rsidRPr="00AE5AFB">
        <w:rPr>
          <w:rFonts w:ascii="Cambria" w:hAnsi="Cambria"/>
          <w:noProof/>
          <w:lang w:val="es-ES"/>
        </w:rPr>
        <w:t xml:space="preserve">, </w:t>
      </w:r>
      <w:r w:rsidRPr="00AE5AFB">
        <w:rPr>
          <w:rFonts w:ascii="Cambria" w:hAnsi="Cambria"/>
          <w:i/>
          <w:iCs/>
          <w:noProof/>
          <w:lang w:val="es-ES"/>
        </w:rPr>
        <w:t>Volume 8</w:t>
      </w:r>
      <w:r w:rsidRPr="00AE5AFB">
        <w:rPr>
          <w:rFonts w:ascii="Cambria" w:hAnsi="Cambria"/>
          <w:noProof/>
          <w:lang w:val="es-ES"/>
        </w:rPr>
        <w:t>(September), 165–175. https://doi.org/10.2147/EB.S92838</w:t>
      </w:r>
    </w:p>
    <w:p w14:paraId="1D5CD519"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Barton, J. J. (2003). Disorders of face perception and recognition. </w:t>
      </w:r>
      <w:r w:rsidRPr="00AE5AFB">
        <w:rPr>
          <w:rFonts w:ascii="Cambria" w:hAnsi="Cambria"/>
          <w:i/>
          <w:iCs/>
          <w:noProof/>
          <w:lang w:val="es-ES"/>
        </w:rPr>
        <w:t>Neurologic Clinics</w:t>
      </w:r>
      <w:r w:rsidRPr="00AE5AFB">
        <w:rPr>
          <w:rFonts w:ascii="Cambria" w:hAnsi="Cambria"/>
          <w:noProof/>
          <w:lang w:val="es-ES"/>
        </w:rPr>
        <w:t xml:space="preserve">, </w:t>
      </w:r>
      <w:r w:rsidRPr="00AE5AFB">
        <w:rPr>
          <w:rFonts w:ascii="Cambria" w:hAnsi="Cambria"/>
          <w:i/>
          <w:iCs/>
          <w:noProof/>
          <w:lang w:val="es-ES"/>
        </w:rPr>
        <w:t>21</w:t>
      </w:r>
      <w:r w:rsidRPr="00AE5AFB">
        <w:rPr>
          <w:rFonts w:ascii="Cambria" w:hAnsi="Cambria"/>
          <w:noProof/>
          <w:lang w:val="es-ES"/>
        </w:rPr>
        <w:t>(2), 521–48. Retrieved from http://www.ncbi.nlm.nih.gov/pubmed/12916490</w:t>
      </w:r>
    </w:p>
    <w:p w14:paraId="0D67D429"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Barton, J. J. S. (2003). Disorders of face perception and recognition. </w:t>
      </w:r>
      <w:r w:rsidRPr="00AE5AFB">
        <w:rPr>
          <w:rFonts w:ascii="Cambria" w:hAnsi="Cambria"/>
          <w:i/>
          <w:iCs/>
          <w:noProof/>
          <w:lang w:val="es-ES"/>
        </w:rPr>
        <w:t>Neurologic Clinics</w:t>
      </w:r>
      <w:r w:rsidRPr="00AE5AFB">
        <w:rPr>
          <w:rFonts w:ascii="Cambria" w:hAnsi="Cambria"/>
          <w:noProof/>
          <w:lang w:val="es-ES"/>
        </w:rPr>
        <w:t xml:space="preserve">, </w:t>
      </w:r>
      <w:r w:rsidRPr="00AE5AFB">
        <w:rPr>
          <w:rFonts w:ascii="Cambria" w:hAnsi="Cambria"/>
          <w:i/>
          <w:iCs/>
          <w:noProof/>
          <w:lang w:val="es-ES"/>
        </w:rPr>
        <w:t>21</w:t>
      </w:r>
      <w:r w:rsidRPr="00AE5AFB">
        <w:rPr>
          <w:rFonts w:ascii="Cambria" w:hAnsi="Cambria"/>
          <w:noProof/>
          <w:lang w:val="es-ES"/>
        </w:rPr>
        <w:t>(2), 521–548. https://doi.org/10.1016/S0733-8619(02)00106-8</w:t>
      </w:r>
    </w:p>
    <w:p w14:paraId="6342E596"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Barton, J. J. S., &amp; Corrow, S. L. (2016). The problem of being bad at faces. </w:t>
      </w:r>
      <w:r w:rsidRPr="00AE5AFB">
        <w:rPr>
          <w:rFonts w:ascii="Cambria" w:hAnsi="Cambria"/>
          <w:i/>
          <w:iCs/>
          <w:noProof/>
          <w:lang w:val="es-ES"/>
        </w:rPr>
        <w:t>Neuropsychologia</w:t>
      </w:r>
      <w:r w:rsidRPr="00AE5AFB">
        <w:rPr>
          <w:rFonts w:ascii="Cambria" w:hAnsi="Cambria"/>
          <w:noProof/>
          <w:lang w:val="es-ES"/>
        </w:rPr>
        <w:t xml:space="preserve">, </w:t>
      </w:r>
      <w:r w:rsidRPr="00AE5AFB">
        <w:rPr>
          <w:rFonts w:ascii="Cambria" w:hAnsi="Cambria"/>
          <w:i/>
          <w:iCs/>
          <w:noProof/>
          <w:lang w:val="es-ES"/>
        </w:rPr>
        <w:t>89</w:t>
      </w:r>
      <w:r w:rsidRPr="00AE5AFB">
        <w:rPr>
          <w:rFonts w:ascii="Cambria" w:hAnsi="Cambria"/>
          <w:noProof/>
          <w:lang w:val="es-ES"/>
        </w:rPr>
        <w:t>, 119–124. https://doi.org/10.1016/j.neuropsychologia.2016.06.008</w:t>
      </w:r>
    </w:p>
    <w:p w14:paraId="186E8A47"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Barton, J. J. S., Press, D. Z., Keenan, J. P., &amp; O’Connor, M. (2002). Lesions of the fusiform face area impair perception of facial configuration in prosopagnosia. </w:t>
      </w:r>
      <w:r w:rsidRPr="00AE5AFB">
        <w:rPr>
          <w:rFonts w:ascii="Cambria" w:hAnsi="Cambria"/>
          <w:i/>
          <w:iCs/>
          <w:noProof/>
          <w:lang w:val="es-ES"/>
        </w:rPr>
        <w:t>Neurology</w:t>
      </w:r>
      <w:r w:rsidRPr="00AE5AFB">
        <w:rPr>
          <w:rFonts w:ascii="Cambria" w:hAnsi="Cambria"/>
          <w:noProof/>
          <w:lang w:val="es-ES"/>
        </w:rPr>
        <w:t xml:space="preserve">, </w:t>
      </w:r>
      <w:r w:rsidRPr="00AE5AFB">
        <w:rPr>
          <w:rFonts w:ascii="Cambria" w:hAnsi="Cambria"/>
          <w:i/>
          <w:iCs/>
          <w:noProof/>
          <w:lang w:val="es-ES"/>
        </w:rPr>
        <w:t>58</w:t>
      </w:r>
      <w:r w:rsidRPr="00AE5AFB">
        <w:rPr>
          <w:rFonts w:ascii="Cambria" w:hAnsi="Cambria"/>
          <w:noProof/>
          <w:lang w:val="es-ES"/>
        </w:rPr>
        <w:t>(1), 71–8. Retrieved from http://www.ncbi.nlm.nih.gov/pubmed/11781408</w:t>
      </w:r>
    </w:p>
    <w:p w14:paraId="63BB9703"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Behrmann, M., Avidan, G., Gao, F., &amp; Black, S. (n.d.). Structural Imaging Reveals Anatomical Alterations in Inferotemporal Cortex in Congenital Prosopagnosia. https://doi.org/10.1093/cercor/bhl144</w:t>
      </w:r>
    </w:p>
    <w:p w14:paraId="2E9D4A66"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Behrmann, M., Scherf, K. S., &amp; Avidan, G. (2016). Neural mechanisms of face perception, their emergence over development, and their breakdown. </w:t>
      </w:r>
      <w:r w:rsidRPr="00AE5AFB">
        <w:rPr>
          <w:rFonts w:ascii="Cambria" w:hAnsi="Cambria"/>
          <w:i/>
          <w:iCs/>
          <w:noProof/>
          <w:lang w:val="es-ES"/>
        </w:rPr>
        <w:t>Wiley Interdisciplinary Reviews. Cognitive Science</w:t>
      </w:r>
      <w:r w:rsidRPr="00AE5AFB">
        <w:rPr>
          <w:rFonts w:ascii="Cambria" w:hAnsi="Cambria"/>
          <w:noProof/>
          <w:lang w:val="es-ES"/>
        </w:rPr>
        <w:t xml:space="preserve">, </w:t>
      </w:r>
      <w:r w:rsidRPr="00AE5AFB">
        <w:rPr>
          <w:rFonts w:ascii="Cambria" w:hAnsi="Cambria"/>
          <w:i/>
          <w:iCs/>
          <w:noProof/>
          <w:lang w:val="es-ES"/>
        </w:rPr>
        <w:t>7</w:t>
      </w:r>
      <w:r w:rsidRPr="00AE5AFB">
        <w:rPr>
          <w:rFonts w:ascii="Cambria" w:hAnsi="Cambria"/>
          <w:noProof/>
          <w:lang w:val="es-ES"/>
        </w:rPr>
        <w:t>(4), 247–263. https://doi.org/10.1002/wcs.1388</w:t>
      </w:r>
    </w:p>
    <w:p w14:paraId="633BEBA4"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Bentin, S., DeGutis, J. M., D’Esposito, M., &amp; Robertson, L. C. (2007). Too Many Trees to See the Forest: Performance, Event-related Potential, and Functional Magnetic Resonance Imaging Manifestations of Integrative Congenital Prosopagnosia. </w:t>
      </w:r>
      <w:r w:rsidRPr="00AE5AFB">
        <w:rPr>
          <w:rFonts w:ascii="Cambria" w:hAnsi="Cambria"/>
          <w:i/>
          <w:iCs/>
          <w:noProof/>
          <w:lang w:val="es-ES"/>
        </w:rPr>
        <w:t>Journal of Cognitive Neuroscience</w:t>
      </w:r>
      <w:r w:rsidRPr="00AE5AFB">
        <w:rPr>
          <w:rFonts w:ascii="Cambria" w:hAnsi="Cambria"/>
          <w:noProof/>
          <w:lang w:val="es-ES"/>
        </w:rPr>
        <w:t xml:space="preserve">, </w:t>
      </w:r>
      <w:r w:rsidRPr="00AE5AFB">
        <w:rPr>
          <w:rFonts w:ascii="Cambria" w:hAnsi="Cambria"/>
          <w:i/>
          <w:iCs/>
          <w:noProof/>
          <w:lang w:val="es-ES"/>
        </w:rPr>
        <w:t>19</w:t>
      </w:r>
      <w:r w:rsidRPr="00AE5AFB">
        <w:rPr>
          <w:rFonts w:ascii="Cambria" w:hAnsi="Cambria"/>
          <w:noProof/>
          <w:lang w:val="es-ES"/>
        </w:rPr>
        <w:t>(1), 132–146. https://doi.org/10.1162/jocn.2007.19.1.132</w:t>
      </w:r>
    </w:p>
    <w:p w14:paraId="0CCBE273"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Busigny, T., Van Belle, G., Jemel, B., Hosein, A., Joubert, S., &amp; Rossion, B. (2014). Face-specific impairment in holistic perception following focal lesion of the right anterior temporal lobe. </w:t>
      </w:r>
      <w:r w:rsidRPr="00AE5AFB">
        <w:rPr>
          <w:rFonts w:ascii="Cambria" w:hAnsi="Cambria"/>
          <w:i/>
          <w:iCs/>
          <w:noProof/>
          <w:lang w:val="es-ES"/>
        </w:rPr>
        <w:t>Neuropsychologia</w:t>
      </w:r>
      <w:r w:rsidRPr="00AE5AFB">
        <w:rPr>
          <w:rFonts w:ascii="Cambria" w:hAnsi="Cambria"/>
          <w:noProof/>
          <w:lang w:val="es-ES"/>
        </w:rPr>
        <w:t xml:space="preserve">, </w:t>
      </w:r>
      <w:r w:rsidRPr="00AE5AFB">
        <w:rPr>
          <w:rFonts w:ascii="Cambria" w:hAnsi="Cambria"/>
          <w:i/>
          <w:iCs/>
          <w:noProof/>
          <w:lang w:val="es-ES"/>
        </w:rPr>
        <w:t>56</w:t>
      </w:r>
      <w:r w:rsidRPr="00AE5AFB">
        <w:rPr>
          <w:rFonts w:ascii="Cambria" w:hAnsi="Cambria"/>
          <w:noProof/>
          <w:lang w:val="es-ES"/>
        </w:rPr>
        <w:t>(1), 312–333. https://doi.org/10.1016/j.neuropsychologia.2014.01.018</w:t>
      </w:r>
    </w:p>
    <w:p w14:paraId="04BB1086"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Collins, J. A., &amp; Olson, I. R. (2014). Beyond the FFA: The role of the ventral anterior temporal lobes in face processing. </w:t>
      </w:r>
      <w:r w:rsidRPr="00AE5AFB">
        <w:rPr>
          <w:rFonts w:ascii="Cambria" w:hAnsi="Cambria"/>
          <w:i/>
          <w:iCs/>
          <w:noProof/>
          <w:lang w:val="es-ES"/>
        </w:rPr>
        <w:t>Neuropsychologia</w:t>
      </w:r>
      <w:r w:rsidRPr="00AE5AFB">
        <w:rPr>
          <w:rFonts w:ascii="Cambria" w:hAnsi="Cambria"/>
          <w:noProof/>
          <w:lang w:val="es-ES"/>
        </w:rPr>
        <w:t xml:space="preserve">, </w:t>
      </w:r>
      <w:r w:rsidRPr="00AE5AFB">
        <w:rPr>
          <w:rFonts w:ascii="Cambria" w:hAnsi="Cambria"/>
          <w:i/>
          <w:iCs/>
          <w:noProof/>
          <w:lang w:val="es-ES"/>
        </w:rPr>
        <w:t>61</w:t>
      </w:r>
      <w:r w:rsidRPr="00AE5AFB">
        <w:rPr>
          <w:rFonts w:ascii="Cambria" w:hAnsi="Cambria"/>
          <w:noProof/>
          <w:lang w:val="es-ES"/>
        </w:rPr>
        <w:t>, 65–79. https://doi.org/10.1016/j.neuropsychologia.2014.06.005</w:t>
      </w:r>
    </w:p>
    <w:p w14:paraId="1775A7BE"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Corrow, S. L., Dalrymple, K. A., &amp; Barton, J. J. (2016). Prosopagnosia: current perspectives. </w:t>
      </w:r>
      <w:r w:rsidRPr="00AE5AFB">
        <w:rPr>
          <w:rFonts w:ascii="Cambria" w:hAnsi="Cambria"/>
          <w:i/>
          <w:iCs/>
          <w:noProof/>
          <w:lang w:val="es-ES"/>
        </w:rPr>
        <w:t>Eye and Brain</w:t>
      </w:r>
      <w:r w:rsidRPr="00AE5AFB">
        <w:rPr>
          <w:rFonts w:ascii="Cambria" w:hAnsi="Cambria"/>
          <w:noProof/>
          <w:lang w:val="es-ES"/>
        </w:rPr>
        <w:t xml:space="preserve">, </w:t>
      </w:r>
      <w:r w:rsidRPr="00AE5AFB">
        <w:rPr>
          <w:rFonts w:ascii="Cambria" w:hAnsi="Cambria"/>
          <w:i/>
          <w:iCs/>
          <w:noProof/>
          <w:lang w:val="es-ES"/>
        </w:rPr>
        <w:t>8</w:t>
      </w:r>
      <w:r w:rsidRPr="00AE5AFB">
        <w:rPr>
          <w:rFonts w:ascii="Cambria" w:hAnsi="Cambria"/>
          <w:noProof/>
          <w:lang w:val="es-ES"/>
        </w:rPr>
        <w:t>, 165–175. https://doi.org/10.2147/EB.S92838</w:t>
      </w:r>
    </w:p>
    <w:p w14:paraId="17B0ED4E"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Dalrymple, K. A., &amp; Palermo, R. (2016). Guidelines for studying developmental prosopagnosia in adults and children. </w:t>
      </w:r>
      <w:r w:rsidRPr="00AE5AFB">
        <w:rPr>
          <w:rFonts w:ascii="Cambria" w:hAnsi="Cambria"/>
          <w:i/>
          <w:iCs/>
          <w:noProof/>
          <w:lang w:val="es-ES"/>
        </w:rPr>
        <w:t>Wiley Interdisciplinary Reviews. Cognitive Science</w:t>
      </w:r>
      <w:r w:rsidRPr="00AE5AFB">
        <w:rPr>
          <w:rFonts w:ascii="Cambria" w:hAnsi="Cambria"/>
          <w:noProof/>
          <w:lang w:val="es-ES"/>
        </w:rPr>
        <w:t xml:space="preserve">, </w:t>
      </w:r>
      <w:r w:rsidRPr="00AE5AFB">
        <w:rPr>
          <w:rFonts w:ascii="Cambria" w:hAnsi="Cambria"/>
          <w:i/>
          <w:iCs/>
          <w:noProof/>
          <w:lang w:val="es-ES"/>
        </w:rPr>
        <w:t>7</w:t>
      </w:r>
      <w:r w:rsidRPr="00AE5AFB">
        <w:rPr>
          <w:rFonts w:ascii="Cambria" w:hAnsi="Cambria"/>
          <w:noProof/>
          <w:lang w:val="es-ES"/>
        </w:rPr>
        <w:t>(1), 73–87. https://doi.org/10.1002/wcs.1374</w:t>
      </w:r>
    </w:p>
    <w:p w14:paraId="798C9589"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Davies-Thompson, J., &amp; Andrews, T. J. (2012). Intra- and interhemispheric connectivity between face-selective regions in the human brain. </w:t>
      </w:r>
      <w:r w:rsidRPr="00AE5AFB">
        <w:rPr>
          <w:rFonts w:ascii="Cambria" w:hAnsi="Cambria"/>
          <w:i/>
          <w:iCs/>
          <w:noProof/>
          <w:lang w:val="es-ES"/>
        </w:rPr>
        <w:t>Journal of Neurophysiology</w:t>
      </w:r>
      <w:r w:rsidRPr="00AE5AFB">
        <w:rPr>
          <w:rFonts w:ascii="Cambria" w:hAnsi="Cambria"/>
          <w:noProof/>
          <w:lang w:val="es-ES"/>
        </w:rPr>
        <w:t xml:space="preserve">, </w:t>
      </w:r>
      <w:r w:rsidRPr="00AE5AFB">
        <w:rPr>
          <w:rFonts w:ascii="Cambria" w:hAnsi="Cambria"/>
          <w:i/>
          <w:iCs/>
          <w:noProof/>
          <w:lang w:val="es-ES"/>
        </w:rPr>
        <w:t>108</w:t>
      </w:r>
      <w:r w:rsidRPr="00AE5AFB">
        <w:rPr>
          <w:rFonts w:ascii="Cambria" w:hAnsi="Cambria"/>
          <w:noProof/>
          <w:lang w:val="es-ES"/>
        </w:rPr>
        <w:t>(11), 3087–95. https://doi.org/10.1152/jn.01171.2011</w:t>
      </w:r>
    </w:p>
    <w:p w14:paraId="21519E8F"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Duchaine, B., &amp; Nakayama, K. (2006). The Cambridge Face Memory Test: Results for neurologically intact individuals and an investigation of its validity using inverted face stimuli and prosopagnosic participants. </w:t>
      </w:r>
      <w:r w:rsidRPr="00AE5AFB">
        <w:rPr>
          <w:rFonts w:ascii="Cambria" w:hAnsi="Cambria"/>
          <w:i/>
          <w:iCs/>
          <w:noProof/>
          <w:lang w:val="es-ES"/>
        </w:rPr>
        <w:t>Neuropsychologia</w:t>
      </w:r>
      <w:r w:rsidRPr="00AE5AFB">
        <w:rPr>
          <w:rFonts w:ascii="Cambria" w:hAnsi="Cambria"/>
          <w:noProof/>
          <w:lang w:val="es-ES"/>
        </w:rPr>
        <w:t xml:space="preserve">, </w:t>
      </w:r>
      <w:r w:rsidRPr="00AE5AFB">
        <w:rPr>
          <w:rFonts w:ascii="Cambria" w:hAnsi="Cambria"/>
          <w:i/>
          <w:iCs/>
          <w:noProof/>
          <w:lang w:val="es-ES"/>
        </w:rPr>
        <w:t>44</w:t>
      </w:r>
      <w:r w:rsidRPr="00AE5AFB">
        <w:rPr>
          <w:rFonts w:ascii="Cambria" w:hAnsi="Cambria"/>
          <w:noProof/>
          <w:lang w:val="es-ES"/>
        </w:rPr>
        <w:t>, 576–585. https://doi.org/10.1016/j.neuropsychologia.2005.07.001</w:t>
      </w:r>
    </w:p>
    <w:p w14:paraId="533C9C1B"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Evans, J. J., Heggs, A. J., Antoun, N., &amp; Hodges, J. R. (1995). Progressive prosopagnosia associated with selective right temporal lobe atrophy. A new syndrome? </w:t>
      </w:r>
      <w:r w:rsidRPr="00AE5AFB">
        <w:rPr>
          <w:rFonts w:ascii="Cambria" w:hAnsi="Cambria"/>
          <w:i/>
          <w:iCs/>
          <w:noProof/>
          <w:lang w:val="es-ES"/>
        </w:rPr>
        <w:t>Brain : A Journal of Neurology</w:t>
      </w:r>
      <w:r w:rsidRPr="00AE5AFB">
        <w:rPr>
          <w:rFonts w:ascii="Cambria" w:hAnsi="Cambria"/>
          <w:noProof/>
          <w:lang w:val="es-ES"/>
        </w:rPr>
        <w:t xml:space="preserve">, </w:t>
      </w:r>
      <w:r w:rsidRPr="00AE5AFB">
        <w:rPr>
          <w:rFonts w:ascii="Cambria" w:hAnsi="Cambria"/>
          <w:i/>
          <w:iCs/>
          <w:noProof/>
          <w:lang w:val="es-ES"/>
        </w:rPr>
        <w:t>118 ( Pt 1)</w:t>
      </w:r>
      <w:r w:rsidRPr="00AE5AFB">
        <w:rPr>
          <w:rFonts w:ascii="Cambria" w:hAnsi="Cambria"/>
          <w:noProof/>
          <w:lang w:val="es-ES"/>
        </w:rPr>
        <w:t>, 1–13. Retrieved from http://www.ncbi.nlm.nih.gov/pubmed/7894996</w:t>
      </w:r>
    </w:p>
    <w:p w14:paraId="573D8E93"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lastRenderedPageBreak/>
        <w:t xml:space="preserve">Fairhall, S. L., &amp; Ishai, A. (2007). Effective Connectivity within the Distributed Cortical Network for Face Perception. </w:t>
      </w:r>
      <w:r w:rsidRPr="00AE5AFB">
        <w:rPr>
          <w:rFonts w:ascii="Cambria" w:hAnsi="Cambria"/>
          <w:i/>
          <w:iCs/>
          <w:noProof/>
          <w:lang w:val="es-ES"/>
        </w:rPr>
        <w:t>Cerebral Cortex</w:t>
      </w:r>
      <w:r w:rsidRPr="00AE5AFB">
        <w:rPr>
          <w:rFonts w:ascii="Cambria" w:hAnsi="Cambria"/>
          <w:noProof/>
          <w:lang w:val="es-ES"/>
        </w:rPr>
        <w:t xml:space="preserve">, </w:t>
      </w:r>
      <w:r w:rsidRPr="00AE5AFB">
        <w:rPr>
          <w:rFonts w:ascii="Cambria" w:hAnsi="Cambria"/>
          <w:i/>
          <w:iCs/>
          <w:noProof/>
          <w:lang w:val="es-ES"/>
        </w:rPr>
        <w:t>17</w:t>
      </w:r>
      <w:r w:rsidRPr="00AE5AFB">
        <w:rPr>
          <w:rFonts w:ascii="Cambria" w:hAnsi="Cambria"/>
          <w:noProof/>
          <w:lang w:val="es-ES"/>
        </w:rPr>
        <w:t>(10), 2400–2406. https://doi.org/10.1093/cercor/bhl148</w:t>
      </w:r>
    </w:p>
    <w:p w14:paraId="6F938447"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Freitag, C. M., Retz-Junginger, P., Retz, W., Seitz, C., Palmason, H., Meyer, J., … Von Gontard, A. (n.d.). Evaluation der deutschen Version des Autismus-Spektrum-Quotienten (AQ)-die Kurzversion AQ-k. https://doi.org/10.1026/1616-3443.36.4.280</w:t>
      </w:r>
    </w:p>
    <w:p w14:paraId="094680B2"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Friston, K. J., Harrison, L., &amp; Penny, W. (2003). Dynamic causal modelling. </w:t>
      </w:r>
      <w:r w:rsidRPr="00AE5AFB">
        <w:rPr>
          <w:rFonts w:ascii="Cambria" w:hAnsi="Cambria"/>
          <w:i/>
          <w:iCs/>
          <w:noProof/>
          <w:lang w:val="es-ES"/>
        </w:rPr>
        <w:t>NeuroImage</w:t>
      </w:r>
      <w:r w:rsidRPr="00AE5AFB">
        <w:rPr>
          <w:rFonts w:ascii="Cambria" w:hAnsi="Cambria"/>
          <w:noProof/>
          <w:lang w:val="es-ES"/>
        </w:rPr>
        <w:t xml:space="preserve">, </w:t>
      </w:r>
      <w:r w:rsidRPr="00AE5AFB">
        <w:rPr>
          <w:rFonts w:ascii="Cambria" w:hAnsi="Cambria"/>
          <w:i/>
          <w:iCs/>
          <w:noProof/>
          <w:lang w:val="es-ES"/>
        </w:rPr>
        <w:t>19</w:t>
      </w:r>
      <w:r w:rsidRPr="00AE5AFB">
        <w:rPr>
          <w:rFonts w:ascii="Cambria" w:hAnsi="Cambria"/>
          <w:noProof/>
          <w:lang w:val="es-ES"/>
        </w:rPr>
        <w:t>(4), 1273–302. Retrieved from http://www.ncbi.nlm.nih.gov/pubmed/12948688</w:t>
      </w:r>
    </w:p>
    <w:p w14:paraId="70C3EB87"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Friston, K., Zeidman, P., &amp; Litvak, V. (2015). Empirical Bayes for DCM: A Group Inversion Scheme. </w:t>
      </w:r>
      <w:r w:rsidRPr="00AE5AFB">
        <w:rPr>
          <w:rFonts w:ascii="Cambria" w:hAnsi="Cambria"/>
          <w:i/>
          <w:iCs/>
          <w:noProof/>
          <w:lang w:val="es-ES"/>
        </w:rPr>
        <w:t>Frontiers in Systems Neuroscience</w:t>
      </w:r>
      <w:r w:rsidRPr="00AE5AFB">
        <w:rPr>
          <w:rFonts w:ascii="Cambria" w:hAnsi="Cambria"/>
          <w:noProof/>
          <w:lang w:val="es-ES"/>
        </w:rPr>
        <w:t xml:space="preserve">, </w:t>
      </w:r>
      <w:r w:rsidRPr="00AE5AFB">
        <w:rPr>
          <w:rFonts w:ascii="Cambria" w:hAnsi="Cambria"/>
          <w:i/>
          <w:iCs/>
          <w:noProof/>
          <w:lang w:val="es-ES"/>
        </w:rPr>
        <w:t>9</w:t>
      </w:r>
      <w:r w:rsidRPr="00AE5AFB">
        <w:rPr>
          <w:rFonts w:ascii="Cambria" w:hAnsi="Cambria"/>
          <w:noProof/>
          <w:lang w:val="es-ES"/>
        </w:rPr>
        <w:t>, 164. https://doi.org/10.3389/fnsys.2015.00164</w:t>
      </w:r>
    </w:p>
    <w:p w14:paraId="272F8318"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Furl, N., Garrido, L., Dolan, R. J., Driver, J., &amp; Duchaine, B. (2011). Fusiform gyrus face selectivity relates to individual differences in facial recognition ability. </w:t>
      </w:r>
      <w:r w:rsidRPr="00AE5AFB">
        <w:rPr>
          <w:rFonts w:ascii="Cambria" w:hAnsi="Cambria"/>
          <w:i/>
          <w:iCs/>
          <w:noProof/>
          <w:lang w:val="es-ES"/>
        </w:rPr>
        <w:t>Journal of Cognitive Neuroscience</w:t>
      </w:r>
      <w:r w:rsidRPr="00AE5AFB">
        <w:rPr>
          <w:rFonts w:ascii="Cambria" w:hAnsi="Cambria"/>
          <w:noProof/>
          <w:lang w:val="es-ES"/>
        </w:rPr>
        <w:t xml:space="preserve">, </w:t>
      </w:r>
      <w:r w:rsidRPr="00AE5AFB">
        <w:rPr>
          <w:rFonts w:ascii="Cambria" w:hAnsi="Cambria"/>
          <w:i/>
          <w:iCs/>
          <w:noProof/>
          <w:lang w:val="es-ES"/>
        </w:rPr>
        <w:t>23</w:t>
      </w:r>
      <w:r w:rsidRPr="00AE5AFB">
        <w:rPr>
          <w:rFonts w:ascii="Cambria" w:hAnsi="Cambria"/>
          <w:noProof/>
          <w:lang w:val="es-ES"/>
        </w:rPr>
        <w:t>(7), 1723–40. https://doi.org/10.1162/jocn.2010.21545</w:t>
      </w:r>
    </w:p>
    <w:p w14:paraId="64C4FCAB"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Grill-Spector, K., Knouf, N., &amp; Kanwisher, N. (2004). A R T I C L E S The fusiform face area subserves face perception, not generic within-category identification. </w:t>
      </w:r>
      <w:r w:rsidRPr="00AE5AFB">
        <w:rPr>
          <w:rFonts w:ascii="Cambria" w:hAnsi="Cambria"/>
          <w:i/>
          <w:iCs/>
          <w:noProof/>
          <w:lang w:val="es-ES"/>
        </w:rPr>
        <w:t>NATURE NEUROSCIENCE</w:t>
      </w:r>
      <w:r w:rsidRPr="00AE5AFB">
        <w:rPr>
          <w:rFonts w:ascii="Cambria" w:hAnsi="Cambria"/>
          <w:noProof/>
          <w:lang w:val="es-ES"/>
        </w:rPr>
        <w:t xml:space="preserve">, </w:t>
      </w:r>
      <w:r w:rsidRPr="00AE5AFB">
        <w:rPr>
          <w:rFonts w:ascii="Cambria" w:hAnsi="Cambria"/>
          <w:i/>
          <w:iCs/>
          <w:noProof/>
          <w:lang w:val="es-ES"/>
        </w:rPr>
        <w:t>7</w:t>
      </w:r>
      <w:r w:rsidRPr="00AE5AFB">
        <w:rPr>
          <w:rFonts w:ascii="Cambria" w:hAnsi="Cambria"/>
          <w:noProof/>
          <w:lang w:val="es-ES"/>
        </w:rPr>
        <w:t>(5). https://doi.org/10.1038/nn1224</w:t>
      </w:r>
    </w:p>
    <w:p w14:paraId="741E1ADD"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Hasselmo, M. E., Rolls, E. T., &amp; Baylis, G. C. (1989). The role of expression and identity in the face-selective responses of neurons in the temporal visual cortex of the monkey. </w:t>
      </w:r>
      <w:r w:rsidRPr="00AE5AFB">
        <w:rPr>
          <w:rFonts w:ascii="Cambria" w:hAnsi="Cambria"/>
          <w:i/>
          <w:iCs/>
          <w:noProof/>
          <w:lang w:val="es-ES"/>
        </w:rPr>
        <w:t>Behavioural Brain Research</w:t>
      </w:r>
      <w:r w:rsidRPr="00AE5AFB">
        <w:rPr>
          <w:rFonts w:ascii="Cambria" w:hAnsi="Cambria"/>
          <w:noProof/>
          <w:lang w:val="es-ES"/>
        </w:rPr>
        <w:t xml:space="preserve">, </w:t>
      </w:r>
      <w:r w:rsidRPr="00AE5AFB">
        <w:rPr>
          <w:rFonts w:ascii="Cambria" w:hAnsi="Cambria"/>
          <w:i/>
          <w:iCs/>
          <w:noProof/>
          <w:lang w:val="es-ES"/>
        </w:rPr>
        <w:t>32</w:t>
      </w:r>
      <w:r w:rsidRPr="00AE5AFB">
        <w:rPr>
          <w:rFonts w:ascii="Cambria" w:hAnsi="Cambria"/>
          <w:noProof/>
          <w:lang w:val="es-ES"/>
        </w:rPr>
        <w:t>(3), 203–18. Retrieved from http://www.ncbi.nlm.nih.gov/pubmed/2713076</w:t>
      </w:r>
    </w:p>
    <w:p w14:paraId="41F97BF5"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Hasson, U., Avidan, G., Deouell, L. Y., Bentin, S., &amp; Malach, R. (2003). Face-selective Activation in a Congenital Prosopagnosic Subject. </w:t>
      </w:r>
      <w:r w:rsidRPr="00AE5AFB">
        <w:rPr>
          <w:rFonts w:ascii="Cambria" w:hAnsi="Cambria"/>
          <w:i/>
          <w:iCs/>
          <w:noProof/>
          <w:lang w:val="es-ES"/>
        </w:rPr>
        <w:t>Journal of Cognitive Neuroscience</w:t>
      </w:r>
      <w:r w:rsidRPr="00AE5AFB">
        <w:rPr>
          <w:rFonts w:ascii="Cambria" w:hAnsi="Cambria"/>
          <w:noProof/>
          <w:lang w:val="es-ES"/>
        </w:rPr>
        <w:t xml:space="preserve">, </w:t>
      </w:r>
      <w:r w:rsidRPr="00AE5AFB">
        <w:rPr>
          <w:rFonts w:ascii="Cambria" w:hAnsi="Cambria"/>
          <w:i/>
          <w:iCs/>
          <w:noProof/>
          <w:lang w:val="es-ES"/>
        </w:rPr>
        <w:t>15</w:t>
      </w:r>
      <w:r w:rsidRPr="00AE5AFB">
        <w:rPr>
          <w:rFonts w:ascii="Cambria" w:hAnsi="Cambria"/>
          <w:noProof/>
          <w:lang w:val="es-ES"/>
        </w:rPr>
        <w:t>(3), 419–431. https://doi.org/10.1162/089892903321593135</w:t>
      </w:r>
    </w:p>
    <w:p w14:paraId="1B154098"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Haxby, J. V., Hoffman, E. A., &amp; Gobbini, M. I. (2000). The distributed human neural system for face perception. </w:t>
      </w:r>
      <w:r w:rsidRPr="00AE5AFB">
        <w:rPr>
          <w:rFonts w:ascii="Cambria" w:hAnsi="Cambria"/>
          <w:i/>
          <w:iCs/>
          <w:noProof/>
          <w:lang w:val="es-ES"/>
        </w:rPr>
        <w:t>Trends in Cognitive Sciences</w:t>
      </w:r>
      <w:r w:rsidRPr="00AE5AFB">
        <w:rPr>
          <w:rFonts w:ascii="Cambria" w:hAnsi="Cambria"/>
          <w:noProof/>
          <w:lang w:val="es-ES"/>
        </w:rPr>
        <w:t xml:space="preserve">, </w:t>
      </w:r>
      <w:r w:rsidRPr="00AE5AFB">
        <w:rPr>
          <w:rFonts w:ascii="Cambria" w:hAnsi="Cambria"/>
          <w:i/>
          <w:iCs/>
          <w:noProof/>
          <w:lang w:val="es-ES"/>
        </w:rPr>
        <w:t>4</w:t>
      </w:r>
      <w:r w:rsidRPr="00AE5AFB">
        <w:rPr>
          <w:rFonts w:ascii="Cambria" w:hAnsi="Cambria"/>
          <w:noProof/>
          <w:lang w:val="es-ES"/>
        </w:rPr>
        <w:t>(6), 223–233. https://doi.org/10.1016/S1364-6613(00)01482-0</w:t>
      </w:r>
    </w:p>
    <w:p w14:paraId="195BD1DA"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Kanwisher, N., McDermott, J., &amp; Chun, M. M. (1997). The fusiform face area: a module in human extrastriate cortex specialized for face perception. </w:t>
      </w:r>
      <w:r w:rsidRPr="00AE5AFB">
        <w:rPr>
          <w:rFonts w:ascii="Cambria" w:hAnsi="Cambria"/>
          <w:i/>
          <w:iCs/>
          <w:noProof/>
          <w:lang w:val="es-ES"/>
        </w:rPr>
        <w:t>The Journal of Neuroscience : The Official Journal of the Society for Neuroscience</w:t>
      </w:r>
      <w:r w:rsidRPr="00AE5AFB">
        <w:rPr>
          <w:rFonts w:ascii="Cambria" w:hAnsi="Cambria"/>
          <w:noProof/>
          <w:lang w:val="es-ES"/>
        </w:rPr>
        <w:t xml:space="preserve">, </w:t>
      </w:r>
      <w:r w:rsidRPr="00AE5AFB">
        <w:rPr>
          <w:rFonts w:ascii="Cambria" w:hAnsi="Cambria"/>
          <w:i/>
          <w:iCs/>
          <w:noProof/>
          <w:lang w:val="es-ES"/>
        </w:rPr>
        <w:t>17</w:t>
      </w:r>
      <w:r w:rsidRPr="00AE5AFB">
        <w:rPr>
          <w:rFonts w:ascii="Cambria" w:hAnsi="Cambria"/>
          <w:noProof/>
          <w:lang w:val="es-ES"/>
        </w:rPr>
        <w:t>(11), 4302–11. Retrieved from http://www.ncbi.nlm.nih.gov/pubmed/9151747</w:t>
      </w:r>
    </w:p>
    <w:p w14:paraId="728E485F"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Kanwisher, N., &amp; Yovel, G. (2006). The fusiform face area: a cortical region specialized for the perception of faces. </w:t>
      </w:r>
      <w:r w:rsidRPr="00AE5AFB">
        <w:rPr>
          <w:rFonts w:ascii="Cambria" w:hAnsi="Cambria"/>
          <w:i/>
          <w:iCs/>
          <w:noProof/>
          <w:lang w:val="es-ES"/>
        </w:rPr>
        <w:t>Philosophical Transactions of the Royal Society of London. Series B, Biological Sciences</w:t>
      </w:r>
      <w:r w:rsidRPr="00AE5AFB">
        <w:rPr>
          <w:rFonts w:ascii="Cambria" w:hAnsi="Cambria"/>
          <w:noProof/>
          <w:lang w:val="es-ES"/>
        </w:rPr>
        <w:t xml:space="preserve">, </w:t>
      </w:r>
      <w:r w:rsidRPr="00AE5AFB">
        <w:rPr>
          <w:rFonts w:ascii="Cambria" w:hAnsi="Cambria"/>
          <w:i/>
          <w:iCs/>
          <w:noProof/>
          <w:lang w:val="es-ES"/>
        </w:rPr>
        <w:t>361</w:t>
      </w:r>
      <w:r w:rsidRPr="00AE5AFB">
        <w:rPr>
          <w:rFonts w:ascii="Cambria" w:hAnsi="Cambria"/>
          <w:noProof/>
          <w:lang w:val="es-ES"/>
        </w:rPr>
        <w:t>(1476), 2109–28. https://doi.org/10.1098/rstb.2006.1934</w:t>
      </w:r>
    </w:p>
    <w:p w14:paraId="577B5CD8"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Kriegeskorte, N., Formisano, E., Sorger, B., &amp; Goebel, R. (2007). Individual faces elicit distinct response patterns in human anterior temporal cortex. </w:t>
      </w:r>
      <w:r w:rsidRPr="00AE5AFB">
        <w:rPr>
          <w:rFonts w:ascii="Cambria" w:hAnsi="Cambria"/>
          <w:i/>
          <w:iCs/>
          <w:noProof/>
          <w:lang w:val="es-ES"/>
        </w:rPr>
        <w:t>Proceedings of the National Academy of Sciences</w:t>
      </w:r>
      <w:r w:rsidRPr="00AE5AFB">
        <w:rPr>
          <w:rFonts w:ascii="Cambria" w:hAnsi="Cambria"/>
          <w:noProof/>
          <w:lang w:val="es-ES"/>
        </w:rPr>
        <w:t xml:space="preserve">, </w:t>
      </w:r>
      <w:r w:rsidRPr="00AE5AFB">
        <w:rPr>
          <w:rFonts w:ascii="Cambria" w:hAnsi="Cambria"/>
          <w:i/>
          <w:iCs/>
          <w:noProof/>
          <w:lang w:val="es-ES"/>
        </w:rPr>
        <w:t>104</w:t>
      </w:r>
      <w:r w:rsidRPr="00AE5AFB">
        <w:rPr>
          <w:rFonts w:ascii="Cambria" w:hAnsi="Cambria"/>
          <w:noProof/>
          <w:lang w:val="es-ES"/>
        </w:rPr>
        <w:t>(51), 20600–20605. https://doi.org/10.1073/pnas.0705654104</w:t>
      </w:r>
    </w:p>
    <w:p w14:paraId="32A5BFE2"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Lohse, M., Garrido, L., Driver, J., Dolan, R. J., Duchaine, B. C., &amp; Furl, N. (2016). Effective Connectivity from Early Visual Cortex to Posterior Occipitotemporal Face Areas Supports Face Selectivity and Predicts Developmental Prosopagnosia. </w:t>
      </w:r>
      <w:r w:rsidRPr="00AE5AFB">
        <w:rPr>
          <w:rFonts w:ascii="Cambria" w:hAnsi="Cambria"/>
          <w:i/>
          <w:iCs/>
          <w:noProof/>
          <w:lang w:val="es-ES"/>
        </w:rPr>
        <w:t>Journal of Neuroscience</w:t>
      </w:r>
      <w:r w:rsidRPr="00AE5AFB">
        <w:rPr>
          <w:rFonts w:ascii="Cambria" w:hAnsi="Cambria"/>
          <w:noProof/>
          <w:lang w:val="es-ES"/>
        </w:rPr>
        <w:t xml:space="preserve">, </w:t>
      </w:r>
      <w:r w:rsidRPr="00AE5AFB">
        <w:rPr>
          <w:rFonts w:ascii="Cambria" w:hAnsi="Cambria"/>
          <w:i/>
          <w:iCs/>
          <w:noProof/>
          <w:lang w:val="es-ES"/>
        </w:rPr>
        <w:t>36</w:t>
      </w:r>
      <w:r w:rsidRPr="00AE5AFB">
        <w:rPr>
          <w:rFonts w:ascii="Cambria" w:hAnsi="Cambria"/>
          <w:noProof/>
          <w:lang w:val="es-ES"/>
        </w:rPr>
        <w:t xml:space="preserve">(13). Retrieved from </w:t>
      </w:r>
      <w:r w:rsidRPr="00AE5AFB">
        <w:rPr>
          <w:rFonts w:ascii="Cambria" w:hAnsi="Cambria"/>
          <w:noProof/>
          <w:lang w:val="es-ES"/>
        </w:rPr>
        <w:lastRenderedPageBreak/>
        <w:t>http://www.jneurosci.org/content/36/13/3821.short</w:t>
      </w:r>
    </w:p>
    <w:p w14:paraId="1BBF0CC8"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Minnebusch, D. A., Suchan, B., Köster, O., &amp; Daum, I. (2009). A bilateral occipitotemporal network mediates face perception. </w:t>
      </w:r>
      <w:r w:rsidRPr="00AE5AFB">
        <w:rPr>
          <w:rFonts w:ascii="Cambria" w:hAnsi="Cambria"/>
          <w:i/>
          <w:iCs/>
          <w:noProof/>
          <w:lang w:val="es-ES"/>
        </w:rPr>
        <w:t>Behavioural Brain Research</w:t>
      </w:r>
      <w:r w:rsidRPr="00AE5AFB">
        <w:rPr>
          <w:rFonts w:ascii="Cambria" w:hAnsi="Cambria"/>
          <w:noProof/>
          <w:lang w:val="es-ES"/>
        </w:rPr>
        <w:t xml:space="preserve">, </w:t>
      </w:r>
      <w:r w:rsidRPr="00AE5AFB">
        <w:rPr>
          <w:rFonts w:ascii="Cambria" w:hAnsi="Cambria"/>
          <w:i/>
          <w:iCs/>
          <w:noProof/>
          <w:lang w:val="es-ES"/>
        </w:rPr>
        <w:t>198</w:t>
      </w:r>
      <w:r w:rsidRPr="00AE5AFB">
        <w:rPr>
          <w:rFonts w:ascii="Cambria" w:hAnsi="Cambria"/>
          <w:noProof/>
          <w:lang w:val="es-ES"/>
        </w:rPr>
        <w:t>(1), 179–185. https://doi.org/10.1016/j.bbr.2008.10.041</w:t>
      </w:r>
    </w:p>
    <w:p w14:paraId="0B5A19AB"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Mundel, T., Milton, J. G., Dimitrov, A., Wilson, H. W., Pelizzari, C., Uftring, S., … Towle, V. L. (2003). Transient inability to distinguish between faces: electrophysiologic studies. </w:t>
      </w:r>
      <w:r w:rsidRPr="00AE5AFB">
        <w:rPr>
          <w:rFonts w:ascii="Cambria" w:hAnsi="Cambria"/>
          <w:i/>
          <w:iCs/>
          <w:noProof/>
          <w:lang w:val="es-ES"/>
        </w:rPr>
        <w:t>Journal of Clinical Neurophysiology : Official Publication of the American Electroencephalographic Society</w:t>
      </w:r>
      <w:r w:rsidRPr="00AE5AFB">
        <w:rPr>
          <w:rFonts w:ascii="Cambria" w:hAnsi="Cambria"/>
          <w:noProof/>
          <w:lang w:val="es-ES"/>
        </w:rPr>
        <w:t xml:space="preserve">, </w:t>
      </w:r>
      <w:r w:rsidRPr="00AE5AFB">
        <w:rPr>
          <w:rFonts w:ascii="Cambria" w:hAnsi="Cambria"/>
          <w:i/>
          <w:iCs/>
          <w:noProof/>
          <w:lang w:val="es-ES"/>
        </w:rPr>
        <w:t>20</w:t>
      </w:r>
      <w:r w:rsidRPr="00AE5AFB">
        <w:rPr>
          <w:rFonts w:ascii="Cambria" w:hAnsi="Cambria"/>
          <w:noProof/>
          <w:lang w:val="es-ES"/>
        </w:rPr>
        <w:t>(2), 102–10. Retrieved from http://www.ncbi.nlm.nih.gov/pubmed/12766682</w:t>
      </w:r>
    </w:p>
    <w:p w14:paraId="1A9773C4"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Myers, R. E. and S. (n.d.). </w:t>
      </w:r>
      <w:r w:rsidRPr="00AE5AFB">
        <w:rPr>
          <w:rFonts w:ascii="Cambria" w:hAnsi="Cambria"/>
          <w:i/>
          <w:iCs/>
          <w:noProof/>
          <w:lang w:val="es-ES"/>
        </w:rPr>
        <w:t>Social behavior deficits of free-ranging monkeys after anterior temporal cortex removal: a preliminary report</w:t>
      </w:r>
      <w:r w:rsidRPr="00AE5AFB">
        <w:rPr>
          <w:rFonts w:ascii="Cambria" w:hAnsi="Cambria"/>
          <w:noProof/>
          <w:lang w:val="es-ES"/>
        </w:rPr>
        <w:t>. Retrieved from https://ac.els-cdn.com/000689937090140X/1-s2.0-000689937090140X-main.pdf?_tid=6271b65d-2c4d-43b9-8571-2fe17ae058bd&amp;acdnat=1551960613_f366ac4de1213bc2381618557595940e</w:t>
      </w:r>
    </w:p>
    <w:p w14:paraId="3F40D3FC"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Nestor, A., Plaut, D. C., &amp; Behrmann, M. (2011). Unraveling the distributed neural code of facial identity through spatiotemporal pattern analysis. </w:t>
      </w:r>
      <w:r w:rsidRPr="00AE5AFB">
        <w:rPr>
          <w:rFonts w:ascii="Cambria" w:hAnsi="Cambria"/>
          <w:i/>
          <w:iCs/>
          <w:noProof/>
          <w:lang w:val="es-ES"/>
        </w:rPr>
        <w:t>Proceedings of the National Academy of Sciences of the United States of America</w:t>
      </w:r>
      <w:r w:rsidRPr="00AE5AFB">
        <w:rPr>
          <w:rFonts w:ascii="Cambria" w:hAnsi="Cambria"/>
          <w:noProof/>
          <w:lang w:val="es-ES"/>
        </w:rPr>
        <w:t xml:space="preserve">, </w:t>
      </w:r>
      <w:r w:rsidRPr="00AE5AFB">
        <w:rPr>
          <w:rFonts w:ascii="Cambria" w:hAnsi="Cambria"/>
          <w:i/>
          <w:iCs/>
          <w:noProof/>
          <w:lang w:val="es-ES"/>
        </w:rPr>
        <w:t>108</w:t>
      </w:r>
      <w:r w:rsidRPr="00AE5AFB">
        <w:rPr>
          <w:rFonts w:ascii="Cambria" w:hAnsi="Cambria"/>
          <w:noProof/>
          <w:lang w:val="es-ES"/>
        </w:rPr>
        <w:t>(24), 9998–10003. https://doi.org/10.1073/pnas.1102433108</w:t>
      </w:r>
    </w:p>
    <w:p w14:paraId="351143B6"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Parvizi, J., Jacques, C., Foster, B. L., Witthoft, N., Withoft, N., Rangarajan, V., … Grill-Spector, K. (2012). Electrical stimulation of human fusiform face-selective regions distorts face perception. </w:t>
      </w:r>
      <w:r w:rsidRPr="00AE5AFB">
        <w:rPr>
          <w:rFonts w:ascii="Cambria" w:hAnsi="Cambria"/>
          <w:i/>
          <w:iCs/>
          <w:noProof/>
          <w:lang w:val="es-ES"/>
        </w:rPr>
        <w:t>The Journal of Neuroscience : The Official Journal of the Society for Neuroscience</w:t>
      </w:r>
      <w:r w:rsidRPr="00AE5AFB">
        <w:rPr>
          <w:rFonts w:ascii="Cambria" w:hAnsi="Cambria"/>
          <w:noProof/>
          <w:lang w:val="es-ES"/>
        </w:rPr>
        <w:t xml:space="preserve">, </w:t>
      </w:r>
      <w:r w:rsidRPr="00AE5AFB">
        <w:rPr>
          <w:rFonts w:ascii="Cambria" w:hAnsi="Cambria"/>
          <w:i/>
          <w:iCs/>
          <w:noProof/>
          <w:lang w:val="es-ES"/>
        </w:rPr>
        <w:t>32</w:t>
      </w:r>
      <w:r w:rsidRPr="00AE5AFB">
        <w:rPr>
          <w:rFonts w:ascii="Cambria" w:hAnsi="Cambria"/>
          <w:noProof/>
          <w:lang w:val="es-ES"/>
        </w:rPr>
        <w:t>(43), 14915–20. https://doi.org/10.1523/JNEUROSCI.2609-12.2012</w:t>
      </w:r>
    </w:p>
    <w:p w14:paraId="725F7CCC"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Pitcher, D., Duchaine, B., &amp; Walsh, V. (2014). Combined TMS and FMRI reveal dissociable cortical pathways for dynamic and static face perception. </w:t>
      </w:r>
      <w:r w:rsidRPr="00AE5AFB">
        <w:rPr>
          <w:rFonts w:ascii="Cambria" w:hAnsi="Cambria"/>
          <w:i/>
          <w:iCs/>
          <w:noProof/>
          <w:lang w:val="es-ES"/>
        </w:rPr>
        <w:t>Current Biology : CB</w:t>
      </w:r>
      <w:r w:rsidRPr="00AE5AFB">
        <w:rPr>
          <w:rFonts w:ascii="Cambria" w:hAnsi="Cambria"/>
          <w:noProof/>
          <w:lang w:val="es-ES"/>
        </w:rPr>
        <w:t xml:space="preserve">, </w:t>
      </w:r>
      <w:r w:rsidRPr="00AE5AFB">
        <w:rPr>
          <w:rFonts w:ascii="Cambria" w:hAnsi="Cambria"/>
          <w:i/>
          <w:iCs/>
          <w:noProof/>
          <w:lang w:val="es-ES"/>
        </w:rPr>
        <w:t>24</w:t>
      </w:r>
      <w:r w:rsidRPr="00AE5AFB">
        <w:rPr>
          <w:rFonts w:ascii="Cambria" w:hAnsi="Cambria"/>
          <w:noProof/>
          <w:lang w:val="es-ES"/>
        </w:rPr>
        <w:t>(17), 2066–70. https://doi.org/10.1016/j.cub.2014.07.060</w:t>
      </w:r>
    </w:p>
    <w:p w14:paraId="54439C96"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Pitcher, D., Garrido, L., Walsh, V., &amp; Duchaine, B. C. (2008). Transcranial magnetic stimulation disrupts the perception and embodiment of facial expressions. </w:t>
      </w:r>
      <w:r w:rsidRPr="00AE5AFB">
        <w:rPr>
          <w:rFonts w:ascii="Cambria" w:hAnsi="Cambria"/>
          <w:i/>
          <w:iCs/>
          <w:noProof/>
          <w:lang w:val="es-ES"/>
        </w:rPr>
        <w:t>The Journal of Neuroscience : The Official Journal of the Society for Neuroscience</w:t>
      </w:r>
      <w:r w:rsidRPr="00AE5AFB">
        <w:rPr>
          <w:rFonts w:ascii="Cambria" w:hAnsi="Cambria"/>
          <w:noProof/>
          <w:lang w:val="es-ES"/>
        </w:rPr>
        <w:t xml:space="preserve">, </w:t>
      </w:r>
      <w:r w:rsidRPr="00AE5AFB">
        <w:rPr>
          <w:rFonts w:ascii="Cambria" w:hAnsi="Cambria"/>
          <w:i/>
          <w:iCs/>
          <w:noProof/>
          <w:lang w:val="es-ES"/>
        </w:rPr>
        <w:t>28</w:t>
      </w:r>
      <w:r w:rsidRPr="00AE5AFB">
        <w:rPr>
          <w:rFonts w:ascii="Cambria" w:hAnsi="Cambria"/>
          <w:noProof/>
          <w:lang w:val="es-ES"/>
        </w:rPr>
        <w:t>(36), 8929–33. https://doi.org/10.1523/JNEUROSCI.1450-08.2008</w:t>
      </w:r>
    </w:p>
    <w:p w14:paraId="40DB17B6"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Pitcher, D., Walsh, V., &amp; Duchaine, B. (2011). The role of the occipital face area in the cortical face perception network. </w:t>
      </w:r>
      <w:r w:rsidRPr="00AE5AFB">
        <w:rPr>
          <w:rFonts w:ascii="Cambria" w:hAnsi="Cambria"/>
          <w:i/>
          <w:iCs/>
          <w:noProof/>
          <w:lang w:val="es-ES"/>
        </w:rPr>
        <w:t>Experimental Brain Research</w:t>
      </w:r>
      <w:r w:rsidRPr="00AE5AFB">
        <w:rPr>
          <w:rFonts w:ascii="Cambria" w:hAnsi="Cambria"/>
          <w:noProof/>
          <w:lang w:val="es-ES"/>
        </w:rPr>
        <w:t xml:space="preserve">, </w:t>
      </w:r>
      <w:r w:rsidRPr="00AE5AFB">
        <w:rPr>
          <w:rFonts w:ascii="Cambria" w:hAnsi="Cambria"/>
          <w:i/>
          <w:iCs/>
          <w:noProof/>
          <w:lang w:val="es-ES"/>
        </w:rPr>
        <w:t>209</w:t>
      </w:r>
      <w:r w:rsidRPr="00AE5AFB">
        <w:rPr>
          <w:rFonts w:ascii="Cambria" w:hAnsi="Cambria"/>
          <w:noProof/>
          <w:lang w:val="es-ES"/>
        </w:rPr>
        <w:t>(4), 481–493. https://doi.org/10.1007/s00221-011-2579-1</w:t>
      </w:r>
    </w:p>
    <w:p w14:paraId="30296634"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Puce, A., Allison, T., Bentin, S., Gore, J. C., &amp; McCarthy, G. (1998). Temporal cortex activation in humans viewing eye and mouth movements. </w:t>
      </w:r>
      <w:r w:rsidRPr="00AE5AFB">
        <w:rPr>
          <w:rFonts w:ascii="Cambria" w:hAnsi="Cambria"/>
          <w:i/>
          <w:iCs/>
          <w:noProof/>
          <w:lang w:val="es-ES"/>
        </w:rPr>
        <w:t>The Journal of Neuroscience : The Official Journal of the Society for Neuroscience</w:t>
      </w:r>
      <w:r w:rsidRPr="00AE5AFB">
        <w:rPr>
          <w:rFonts w:ascii="Cambria" w:hAnsi="Cambria"/>
          <w:noProof/>
          <w:lang w:val="es-ES"/>
        </w:rPr>
        <w:t xml:space="preserve">, </w:t>
      </w:r>
      <w:r w:rsidRPr="00AE5AFB">
        <w:rPr>
          <w:rFonts w:ascii="Cambria" w:hAnsi="Cambria"/>
          <w:i/>
          <w:iCs/>
          <w:noProof/>
          <w:lang w:val="es-ES"/>
        </w:rPr>
        <w:t>18</w:t>
      </w:r>
      <w:r w:rsidRPr="00AE5AFB">
        <w:rPr>
          <w:rFonts w:ascii="Cambria" w:hAnsi="Cambria"/>
          <w:noProof/>
          <w:lang w:val="es-ES"/>
        </w:rPr>
        <w:t>(6), 2188–99. Retrieved from http://www.ncbi.nlm.nih.gov/pubmed/9482803</w:t>
      </w:r>
    </w:p>
    <w:p w14:paraId="3F429E80"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Pyles, J. A., Verstynen, T. D., Schneider, W., &amp; Tarr, M. J. (2013). Explicating the face perception network with white matter connectivity. </w:t>
      </w:r>
      <w:r w:rsidRPr="00AE5AFB">
        <w:rPr>
          <w:rFonts w:ascii="Cambria" w:hAnsi="Cambria"/>
          <w:i/>
          <w:iCs/>
          <w:noProof/>
          <w:lang w:val="es-ES"/>
        </w:rPr>
        <w:t>PloS One</w:t>
      </w:r>
      <w:r w:rsidRPr="00AE5AFB">
        <w:rPr>
          <w:rFonts w:ascii="Cambria" w:hAnsi="Cambria"/>
          <w:noProof/>
          <w:lang w:val="es-ES"/>
        </w:rPr>
        <w:t xml:space="preserve">, </w:t>
      </w:r>
      <w:r w:rsidRPr="00AE5AFB">
        <w:rPr>
          <w:rFonts w:ascii="Cambria" w:hAnsi="Cambria"/>
          <w:i/>
          <w:iCs/>
          <w:noProof/>
          <w:lang w:val="es-ES"/>
        </w:rPr>
        <w:t>8</w:t>
      </w:r>
      <w:r w:rsidRPr="00AE5AFB">
        <w:rPr>
          <w:rFonts w:ascii="Cambria" w:hAnsi="Cambria"/>
          <w:noProof/>
          <w:lang w:val="es-ES"/>
        </w:rPr>
        <w:t>(4), e61611. https://doi.org/10.1371/journal.pone.0061611</w:t>
      </w:r>
    </w:p>
    <w:p w14:paraId="79C76485" w14:textId="77777777" w:rsid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Rossion, B., Caldara, R., Seghier, M., Schuller, A., Lazeyras, F., &amp; Mayer, E. (2003). A network of occipito-temporal face-sensitive areas besides the right middle fusiform gyrus is necessary for normal face processing. </w:t>
      </w:r>
      <w:r w:rsidRPr="00AE5AFB">
        <w:rPr>
          <w:rFonts w:ascii="Cambria" w:hAnsi="Cambria"/>
          <w:i/>
          <w:iCs/>
          <w:noProof/>
          <w:lang w:val="es-ES"/>
        </w:rPr>
        <w:t>Brain</w:t>
      </w:r>
      <w:r w:rsidRPr="00AE5AFB">
        <w:rPr>
          <w:rFonts w:ascii="Cambria" w:hAnsi="Cambria"/>
          <w:noProof/>
          <w:lang w:val="es-ES"/>
        </w:rPr>
        <w:t xml:space="preserve">, </w:t>
      </w:r>
      <w:r w:rsidRPr="00AE5AFB">
        <w:rPr>
          <w:rFonts w:ascii="Cambria" w:hAnsi="Cambria"/>
          <w:i/>
          <w:iCs/>
          <w:noProof/>
          <w:lang w:val="es-ES"/>
        </w:rPr>
        <w:t>126</w:t>
      </w:r>
      <w:r w:rsidRPr="00AE5AFB">
        <w:rPr>
          <w:rFonts w:ascii="Cambria" w:hAnsi="Cambria"/>
          <w:noProof/>
          <w:lang w:val="es-ES"/>
        </w:rPr>
        <w:t>(11), 2381–2395. https://doi.org/10.1093/brain/awg241</w:t>
      </w:r>
    </w:p>
    <w:p w14:paraId="3C76303D" w14:textId="3E00A412" w:rsidR="009C2DD6" w:rsidRPr="009C2DD6" w:rsidRDefault="009C2DD6" w:rsidP="009C2DD6">
      <w:pPr>
        <w:widowControl w:val="0"/>
        <w:autoSpaceDE w:val="0"/>
        <w:autoSpaceDN w:val="0"/>
        <w:adjustRightInd w:val="0"/>
        <w:ind w:left="480" w:hanging="480"/>
        <w:rPr>
          <w:rFonts w:ascii="Cambria" w:hAnsi="Cambria"/>
          <w:noProof/>
        </w:rPr>
      </w:pPr>
      <w:r>
        <w:rPr>
          <w:rFonts w:ascii="Cambria" w:hAnsi="Cambria"/>
          <w:noProof/>
          <w:lang w:val="es-ES"/>
        </w:rPr>
        <w:t xml:space="preserve">Schmidt, K. D.. (2018). </w:t>
      </w:r>
      <w:r w:rsidRPr="009C2DD6">
        <w:rPr>
          <w:rFonts w:ascii="Cambria" w:hAnsi="Cambria"/>
          <w:noProof/>
        </w:rPr>
        <w:t>Bilateral Face Processing Network in Alexithymia: Are Fear-Modulated Intra- and Interhemispheric Connections of Fusiform Face Area and Amygdala Related to Alexithymia? An Effective Connectivity Study</w:t>
      </w:r>
      <w:r>
        <w:rPr>
          <w:rFonts w:ascii="Cambria" w:hAnsi="Cambria"/>
          <w:noProof/>
        </w:rPr>
        <w:t>.</w:t>
      </w:r>
      <w:r w:rsidR="005E1586">
        <w:rPr>
          <w:rFonts w:ascii="Cambria" w:hAnsi="Cambria"/>
          <w:noProof/>
        </w:rPr>
        <w:t xml:space="preserve"> Masterarbeit im Studiengang ''Kognitive und Integrative </w:t>
      </w:r>
      <w:r w:rsidR="005E1586">
        <w:rPr>
          <w:rFonts w:ascii="Cambria" w:hAnsi="Cambria"/>
          <w:noProof/>
        </w:rPr>
        <w:lastRenderedPageBreak/>
        <w:t>Systemneurowissenschaften'', Universität Marburg.</w:t>
      </w:r>
    </w:p>
    <w:p w14:paraId="71684237"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Sergent, J., Ohta, S., &amp; MacDonald, B. (1992). Functional neuroanatomy of face and object processing. A positron emission tomography study. </w:t>
      </w:r>
      <w:r w:rsidRPr="00AE5AFB">
        <w:rPr>
          <w:rFonts w:ascii="Cambria" w:hAnsi="Cambria"/>
          <w:i/>
          <w:iCs/>
          <w:noProof/>
          <w:lang w:val="es-ES"/>
        </w:rPr>
        <w:t>Brain : A Journal of Neurology</w:t>
      </w:r>
      <w:r w:rsidRPr="00AE5AFB">
        <w:rPr>
          <w:rFonts w:ascii="Cambria" w:hAnsi="Cambria"/>
          <w:noProof/>
          <w:lang w:val="es-ES"/>
        </w:rPr>
        <w:t xml:space="preserve">, </w:t>
      </w:r>
      <w:r w:rsidRPr="00AE5AFB">
        <w:rPr>
          <w:rFonts w:ascii="Cambria" w:hAnsi="Cambria"/>
          <w:i/>
          <w:iCs/>
          <w:noProof/>
          <w:lang w:val="es-ES"/>
        </w:rPr>
        <w:t>115 Pt 1</w:t>
      </w:r>
      <w:r w:rsidRPr="00AE5AFB">
        <w:rPr>
          <w:rFonts w:ascii="Cambria" w:hAnsi="Cambria"/>
          <w:noProof/>
          <w:lang w:val="es-ES"/>
        </w:rPr>
        <w:t>, 15–36. Retrieved from http://www.ncbi.nlm.nih.gov/pubmed/1559150</w:t>
      </w:r>
    </w:p>
    <w:p w14:paraId="47C13A95"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Shah, P., Gaule, A., Sowden, S., Bird, G., &amp; Cook, R. (2015). The 20-item prosopagnosia index (PI20): a self-report instrument for identifying developmental prosopagnosia. </w:t>
      </w:r>
      <w:r w:rsidRPr="00AE5AFB">
        <w:rPr>
          <w:rFonts w:ascii="Cambria" w:hAnsi="Cambria"/>
          <w:i/>
          <w:iCs/>
          <w:noProof/>
          <w:lang w:val="es-ES"/>
        </w:rPr>
        <w:t>Royal Society Open Science</w:t>
      </w:r>
      <w:r w:rsidRPr="00AE5AFB">
        <w:rPr>
          <w:rFonts w:ascii="Cambria" w:hAnsi="Cambria"/>
          <w:noProof/>
          <w:lang w:val="es-ES"/>
        </w:rPr>
        <w:t xml:space="preserve">, </w:t>
      </w:r>
      <w:r w:rsidRPr="00AE5AFB">
        <w:rPr>
          <w:rFonts w:ascii="Cambria" w:hAnsi="Cambria"/>
          <w:i/>
          <w:iCs/>
          <w:noProof/>
          <w:lang w:val="es-ES"/>
        </w:rPr>
        <w:t>2</w:t>
      </w:r>
      <w:r w:rsidRPr="00AE5AFB">
        <w:rPr>
          <w:rFonts w:ascii="Cambria" w:hAnsi="Cambria"/>
          <w:noProof/>
          <w:lang w:val="es-ES"/>
        </w:rPr>
        <w:t>(6), 140343. https://doi.org/10.1098/rsos.140343</w:t>
      </w:r>
    </w:p>
    <w:p w14:paraId="5AF130AE"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Simmons, W. K., Reddish, M., Bellgowan, P. S. F., &amp; Martin, A. (2010). The selectivity and functional connectivity of the anterior temporal lobes. </w:t>
      </w:r>
      <w:r w:rsidRPr="00AE5AFB">
        <w:rPr>
          <w:rFonts w:ascii="Cambria" w:hAnsi="Cambria"/>
          <w:i/>
          <w:iCs/>
          <w:noProof/>
          <w:lang w:val="es-ES"/>
        </w:rPr>
        <w:t>Cerebral Cortex (New York, N.Y. : 1991)</w:t>
      </w:r>
      <w:r w:rsidRPr="00AE5AFB">
        <w:rPr>
          <w:rFonts w:ascii="Cambria" w:hAnsi="Cambria"/>
          <w:noProof/>
          <w:lang w:val="es-ES"/>
        </w:rPr>
        <w:t xml:space="preserve">, </w:t>
      </w:r>
      <w:r w:rsidRPr="00AE5AFB">
        <w:rPr>
          <w:rFonts w:ascii="Cambria" w:hAnsi="Cambria"/>
          <w:i/>
          <w:iCs/>
          <w:noProof/>
          <w:lang w:val="es-ES"/>
        </w:rPr>
        <w:t>20</w:t>
      </w:r>
      <w:r w:rsidRPr="00AE5AFB">
        <w:rPr>
          <w:rFonts w:ascii="Cambria" w:hAnsi="Cambria"/>
          <w:noProof/>
          <w:lang w:val="es-ES"/>
        </w:rPr>
        <w:t>(4), 813–25. https://doi.org/10.1093/cercor/bhp149</w:t>
      </w:r>
    </w:p>
    <w:p w14:paraId="71E57925"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Thomas, C., Avidan, G., Humphreys, K., Jung, K., Gao, F., &amp; Behrmann, M. (2009). Reduced structural connectivity in ventral visual cortex in congenital prosopagnosia. </w:t>
      </w:r>
      <w:r w:rsidRPr="00AE5AFB">
        <w:rPr>
          <w:rFonts w:ascii="Cambria" w:hAnsi="Cambria"/>
          <w:i/>
          <w:iCs/>
          <w:noProof/>
          <w:lang w:val="es-ES"/>
        </w:rPr>
        <w:t>Nature Neuroscience</w:t>
      </w:r>
      <w:r w:rsidRPr="00AE5AFB">
        <w:rPr>
          <w:rFonts w:ascii="Cambria" w:hAnsi="Cambria"/>
          <w:noProof/>
          <w:lang w:val="es-ES"/>
        </w:rPr>
        <w:t xml:space="preserve">, </w:t>
      </w:r>
      <w:r w:rsidRPr="00AE5AFB">
        <w:rPr>
          <w:rFonts w:ascii="Cambria" w:hAnsi="Cambria"/>
          <w:i/>
          <w:iCs/>
          <w:noProof/>
          <w:lang w:val="es-ES"/>
        </w:rPr>
        <w:t>12</w:t>
      </w:r>
      <w:r w:rsidRPr="00AE5AFB">
        <w:rPr>
          <w:rFonts w:ascii="Cambria" w:hAnsi="Cambria"/>
          <w:noProof/>
          <w:lang w:val="es-ES"/>
        </w:rPr>
        <w:t>(1), 29–31. https://doi.org/10.1038/nn.2224</w:t>
      </w:r>
    </w:p>
    <w:p w14:paraId="0B657CE7"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Tsao, D. Y., Moeller, S., &amp; Freiwald, W. A. (2008). Comparing face patch systems in macaques and humans. </w:t>
      </w:r>
      <w:r w:rsidRPr="00AE5AFB">
        <w:rPr>
          <w:rFonts w:ascii="Cambria" w:hAnsi="Cambria"/>
          <w:i/>
          <w:iCs/>
          <w:noProof/>
          <w:lang w:val="es-ES"/>
        </w:rPr>
        <w:t>Proceedings of the National Academy of Sciences of the United States of America</w:t>
      </w:r>
      <w:r w:rsidRPr="00AE5AFB">
        <w:rPr>
          <w:rFonts w:ascii="Cambria" w:hAnsi="Cambria"/>
          <w:noProof/>
          <w:lang w:val="es-ES"/>
        </w:rPr>
        <w:t xml:space="preserve">, </w:t>
      </w:r>
      <w:r w:rsidRPr="00AE5AFB">
        <w:rPr>
          <w:rFonts w:ascii="Cambria" w:hAnsi="Cambria"/>
          <w:i/>
          <w:iCs/>
          <w:noProof/>
          <w:lang w:val="es-ES"/>
        </w:rPr>
        <w:t>105</w:t>
      </w:r>
      <w:r w:rsidRPr="00AE5AFB">
        <w:rPr>
          <w:rFonts w:ascii="Cambria" w:hAnsi="Cambria"/>
          <w:noProof/>
          <w:lang w:val="es-ES"/>
        </w:rPr>
        <w:t>(49), 19514–9. https://doi.org/10.1073/pnas.0809662105</w:t>
      </w:r>
    </w:p>
    <w:p w14:paraId="4F755227"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Tsukiura, T., Mochizuki-Kawai, H., &amp; Fujii, T. (2006). Dissociable roles of the bilateral anterior temporal lobe in face−name associations: An event-related fMRI study. </w:t>
      </w:r>
      <w:r w:rsidRPr="00AE5AFB">
        <w:rPr>
          <w:rFonts w:ascii="Cambria" w:hAnsi="Cambria"/>
          <w:i/>
          <w:iCs/>
          <w:noProof/>
          <w:lang w:val="es-ES"/>
        </w:rPr>
        <w:t>NeuroImage</w:t>
      </w:r>
      <w:r w:rsidRPr="00AE5AFB">
        <w:rPr>
          <w:rFonts w:ascii="Cambria" w:hAnsi="Cambria"/>
          <w:noProof/>
          <w:lang w:val="es-ES"/>
        </w:rPr>
        <w:t xml:space="preserve">, </w:t>
      </w:r>
      <w:r w:rsidRPr="00AE5AFB">
        <w:rPr>
          <w:rFonts w:ascii="Cambria" w:hAnsi="Cambria"/>
          <w:i/>
          <w:iCs/>
          <w:noProof/>
          <w:lang w:val="es-ES"/>
        </w:rPr>
        <w:t>30</w:t>
      </w:r>
      <w:r w:rsidRPr="00AE5AFB">
        <w:rPr>
          <w:rFonts w:ascii="Cambria" w:hAnsi="Cambria"/>
          <w:noProof/>
          <w:lang w:val="es-ES"/>
        </w:rPr>
        <w:t>(2), 617–626. https://doi.org/10.1016/j.neuroimage.2005.09.043</w:t>
      </w:r>
    </w:p>
    <w:p w14:paraId="62DD90C3"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Von Der Heide, R. J., Skipper, L. M., &amp; Olson, I. R. (2013). Anterior temporal face patches: a meta-analysis and empirical study. </w:t>
      </w:r>
      <w:r w:rsidRPr="00AE5AFB">
        <w:rPr>
          <w:rFonts w:ascii="Cambria" w:hAnsi="Cambria"/>
          <w:i/>
          <w:iCs/>
          <w:noProof/>
          <w:lang w:val="es-ES"/>
        </w:rPr>
        <w:t>Frontiers in Human Neuroscience</w:t>
      </w:r>
      <w:r w:rsidRPr="00AE5AFB">
        <w:rPr>
          <w:rFonts w:ascii="Cambria" w:hAnsi="Cambria"/>
          <w:noProof/>
          <w:lang w:val="es-ES"/>
        </w:rPr>
        <w:t xml:space="preserve">, </w:t>
      </w:r>
      <w:r w:rsidRPr="00AE5AFB">
        <w:rPr>
          <w:rFonts w:ascii="Cambria" w:hAnsi="Cambria"/>
          <w:i/>
          <w:iCs/>
          <w:noProof/>
          <w:lang w:val="es-ES"/>
        </w:rPr>
        <w:t>7</w:t>
      </w:r>
      <w:r w:rsidRPr="00AE5AFB">
        <w:rPr>
          <w:rFonts w:ascii="Cambria" w:hAnsi="Cambria"/>
          <w:noProof/>
          <w:lang w:val="es-ES"/>
        </w:rPr>
        <w:t>, 17. https://doi.org/10.3389/fnhum.2013.00017</w:t>
      </w:r>
    </w:p>
    <w:p w14:paraId="69076693"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Wilbrand, H. (1892). Ein Fall von Seelenblindheit und Hemianopsie mit Sectionsbefund. </w:t>
      </w:r>
      <w:r w:rsidRPr="00AE5AFB">
        <w:rPr>
          <w:rFonts w:ascii="Cambria" w:hAnsi="Cambria"/>
          <w:i/>
          <w:iCs/>
          <w:noProof/>
          <w:lang w:val="es-ES"/>
        </w:rPr>
        <w:t>Deutsche Zeitschrift f??R Nervenheilkunde</w:t>
      </w:r>
      <w:r w:rsidRPr="00AE5AFB">
        <w:rPr>
          <w:rFonts w:ascii="Cambria" w:hAnsi="Cambria"/>
          <w:noProof/>
          <w:lang w:val="es-ES"/>
        </w:rPr>
        <w:t>. https://doi.org/10.1007/BF01667704</w:t>
      </w:r>
    </w:p>
    <w:p w14:paraId="5BF6F828"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Willenbockel, V., Sadr, J., Fiset, D., Horne, G. O., Gosselin, F., &amp; Tanaka, J. W. (2010). Controlling low-level image properties: The SHINE toolbox. </w:t>
      </w:r>
      <w:r w:rsidRPr="00AE5AFB">
        <w:rPr>
          <w:rFonts w:ascii="Cambria" w:hAnsi="Cambria"/>
          <w:i/>
          <w:iCs/>
          <w:noProof/>
          <w:lang w:val="es-ES"/>
        </w:rPr>
        <w:t>Behavior Research Methods</w:t>
      </w:r>
      <w:r w:rsidRPr="00AE5AFB">
        <w:rPr>
          <w:rFonts w:ascii="Cambria" w:hAnsi="Cambria"/>
          <w:noProof/>
          <w:lang w:val="es-ES"/>
        </w:rPr>
        <w:t xml:space="preserve">, </w:t>
      </w:r>
      <w:r w:rsidRPr="00AE5AFB">
        <w:rPr>
          <w:rFonts w:ascii="Cambria" w:hAnsi="Cambria"/>
          <w:i/>
          <w:iCs/>
          <w:noProof/>
          <w:lang w:val="es-ES"/>
        </w:rPr>
        <w:t>42</w:t>
      </w:r>
      <w:r w:rsidRPr="00AE5AFB">
        <w:rPr>
          <w:rFonts w:ascii="Cambria" w:hAnsi="Cambria"/>
          <w:noProof/>
          <w:lang w:val="es-ES"/>
        </w:rPr>
        <w:t>(3), 671–684. https://doi.org/10.3758/BRM.42.3.671</w:t>
      </w:r>
    </w:p>
    <w:p w14:paraId="2C9AFFCF"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Williams, M. A., Savage, G., &amp; Halmagyi, M. (2006). Abnormal Configural Face Perception in a Patient with Right Anterior Temporal Lobe Atrophy. </w:t>
      </w:r>
      <w:r w:rsidRPr="00AE5AFB">
        <w:rPr>
          <w:rFonts w:ascii="Cambria" w:hAnsi="Cambria"/>
          <w:i/>
          <w:iCs/>
          <w:noProof/>
          <w:lang w:val="es-ES"/>
        </w:rPr>
        <w:t>Neurocase</w:t>
      </w:r>
      <w:r w:rsidRPr="00AE5AFB">
        <w:rPr>
          <w:rFonts w:ascii="Cambria" w:hAnsi="Cambria"/>
          <w:noProof/>
          <w:lang w:val="es-ES"/>
        </w:rPr>
        <w:t xml:space="preserve">, </w:t>
      </w:r>
      <w:r w:rsidRPr="00AE5AFB">
        <w:rPr>
          <w:rFonts w:ascii="Cambria" w:hAnsi="Cambria"/>
          <w:i/>
          <w:iCs/>
          <w:noProof/>
          <w:lang w:val="es-ES"/>
        </w:rPr>
        <w:t>12</w:t>
      </w:r>
      <w:r w:rsidRPr="00AE5AFB">
        <w:rPr>
          <w:rFonts w:ascii="Cambria" w:hAnsi="Cambria"/>
          <w:noProof/>
          <w:lang w:val="es-ES"/>
        </w:rPr>
        <w:t>(5), 286–291. https://doi.org/10.1080/13554790601026379</w:t>
      </w:r>
    </w:p>
    <w:p w14:paraId="5154638B"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Yamasaki, T., Taniwaki, T., Tobimatsu, S., Arakawa, K., Kuba, H., Maeda, Y., … Kira, J. (2004). Electrophysiological correlates of associative visual agnosia lesioned in the ventral pathway. </w:t>
      </w:r>
      <w:r w:rsidRPr="00AE5AFB">
        <w:rPr>
          <w:rFonts w:ascii="Cambria" w:hAnsi="Cambria"/>
          <w:i/>
          <w:iCs/>
          <w:noProof/>
          <w:lang w:val="es-ES"/>
        </w:rPr>
        <w:t>Journal of the Neurological Sciences</w:t>
      </w:r>
      <w:r w:rsidRPr="00AE5AFB">
        <w:rPr>
          <w:rFonts w:ascii="Cambria" w:hAnsi="Cambria"/>
          <w:noProof/>
          <w:lang w:val="es-ES"/>
        </w:rPr>
        <w:t xml:space="preserve">, </w:t>
      </w:r>
      <w:r w:rsidRPr="00AE5AFB">
        <w:rPr>
          <w:rFonts w:ascii="Cambria" w:hAnsi="Cambria"/>
          <w:i/>
          <w:iCs/>
          <w:noProof/>
          <w:lang w:val="es-ES"/>
        </w:rPr>
        <w:t>221</w:t>
      </w:r>
      <w:r w:rsidRPr="00AE5AFB">
        <w:rPr>
          <w:rFonts w:ascii="Cambria" w:hAnsi="Cambria"/>
          <w:noProof/>
          <w:lang w:val="es-ES"/>
        </w:rPr>
        <w:t>(1–2), 53–60. https://doi.org/10.1016/j.jns.2004.03.024</w:t>
      </w:r>
    </w:p>
    <w:p w14:paraId="2D7B9FF1" w14:textId="77777777" w:rsidR="00AE5AFB" w:rsidRPr="00AE5AFB" w:rsidRDefault="00AE5AFB" w:rsidP="00AE5AFB">
      <w:pPr>
        <w:widowControl w:val="0"/>
        <w:autoSpaceDE w:val="0"/>
        <w:autoSpaceDN w:val="0"/>
        <w:adjustRightInd w:val="0"/>
        <w:ind w:left="480" w:hanging="480"/>
        <w:rPr>
          <w:rFonts w:ascii="Cambria" w:hAnsi="Cambria"/>
          <w:noProof/>
          <w:lang w:val="es-ES"/>
        </w:rPr>
      </w:pPr>
      <w:r w:rsidRPr="00AE5AFB">
        <w:rPr>
          <w:rFonts w:ascii="Cambria" w:hAnsi="Cambria"/>
          <w:noProof/>
          <w:lang w:val="es-ES"/>
        </w:rPr>
        <w:t xml:space="preserve">Yang, H., Susilo, T., &amp; Duchaine, B. (2016). The Anterior Temporal Face Area Contains Invariant Representations of Face Identity That Can Persist Despite the Loss of Right FFA and OFA. </w:t>
      </w:r>
      <w:r w:rsidRPr="00AE5AFB">
        <w:rPr>
          <w:rFonts w:ascii="Cambria" w:hAnsi="Cambria"/>
          <w:i/>
          <w:iCs/>
          <w:noProof/>
          <w:lang w:val="es-ES"/>
        </w:rPr>
        <w:t>Cerebral Cortex</w:t>
      </w:r>
      <w:r w:rsidRPr="00AE5AFB">
        <w:rPr>
          <w:rFonts w:ascii="Cambria" w:hAnsi="Cambria"/>
          <w:noProof/>
          <w:lang w:val="es-ES"/>
        </w:rPr>
        <w:t xml:space="preserve">, </w:t>
      </w:r>
      <w:r w:rsidRPr="00AE5AFB">
        <w:rPr>
          <w:rFonts w:ascii="Cambria" w:hAnsi="Cambria"/>
          <w:i/>
          <w:iCs/>
          <w:noProof/>
          <w:lang w:val="es-ES"/>
        </w:rPr>
        <w:t>26</w:t>
      </w:r>
      <w:r w:rsidRPr="00AE5AFB">
        <w:rPr>
          <w:rFonts w:ascii="Cambria" w:hAnsi="Cambria"/>
          <w:noProof/>
          <w:lang w:val="es-ES"/>
        </w:rPr>
        <w:t>(3), 1096–1107. https://doi.org/10.1093/cercor/bhu289</w:t>
      </w:r>
    </w:p>
    <w:p w14:paraId="7AB3AF39" w14:textId="77777777" w:rsidR="00AE5AFB" w:rsidRPr="00AE5AFB" w:rsidRDefault="00AE5AFB" w:rsidP="00AE5AFB">
      <w:pPr>
        <w:widowControl w:val="0"/>
        <w:autoSpaceDE w:val="0"/>
        <w:autoSpaceDN w:val="0"/>
        <w:adjustRightInd w:val="0"/>
        <w:ind w:left="480" w:hanging="480"/>
        <w:rPr>
          <w:rFonts w:ascii="Cambria" w:hAnsi="Cambria"/>
          <w:noProof/>
        </w:rPr>
      </w:pPr>
      <w:r w:rsidRPr="00AE5AFB">
        <w:rPr>
          <w:rFonts w:ascii="Cambria" w:hAnsi="Cambria"/>
          <w:noProof/>
          <w:lang w:val="es-ES"/>
        </w:rPr>
        <w:t xml:space="preserve">Zhen, Z., Fang, H., &amp; Liu, J. (2013). The hierarchical brain network for face recognition. </w:t>
      </w:r>
      <w:r w:rsidRPr="00AE5AFB">
        <w:rPr>
          <w:rFonts w:ascii="Cambria" w:hAnsi="Cambria"/>
          <w:i/>
          <w:iCs/>
          <w:noProof/>
          <w:lang w:val="es-ES"/>
        </w:rPr>
        <w:t>PloS One</w:t>
      </w:r>
      <w:r w:rsidRPr="00AE5AFB">
        <w:rPr>
          <w:rFonts w:ascii="Cambria" w:hAnsi="Cambria"/>
          <w:noProof/>
          <w:lang w:val="es-ES"/>
        </w:rPr>
        <w:t xml:space="preserve">, </w:t>
      </w:r>
      <w:r w:rsidRPr="00AE5AFB">
        <w:rPr>
          <w:rFonts w:ascii="Cambria" w:hAnsi="Cambria"/>
          <w:i/>
          <w:iCs/>
          <w:noProof/>
          <w:lang w:val="es-ES"/>
        </w:rPr>
        <w:t>8</w:t>
      </w:r>
      <w:r w:rsidRPr="00AE5AFB">
        <w:rPr>
          <w:rFonts w:ascii="Cambria" w:hAnsi="Cambria"/>
          <w:noProof/>
          <w:lang w:val="es-ES"/>
        </w:rPr>
        <w:t>(3), e59886. https://doi.org/10.1371/journal.pone.0059886</w:t>
      </w:r>
    </w:p>
    <w:p w14:paraId="450AC32E" w14:textId="2F1CC2D8" w:rsidR="00DB3FE4" w:rsidRDefault="00AA73BF" w:rsidP="00AE5AFB">
      <w:pPr>
        <w:widowControl w:val="0"/>
        <w:autoSpaceDE w:val="0"/>
        <w:autoSpaceDN w:val="0"/>
        <w:adjustRightInd w:val="0"/>
        <w:ind w:left="480" w:hanging="480"/>
        <w:rPr>
          <w:lang w:val="es-ES"/>
        </w:rPr>
      </w:pPr>
      <w:r>
        <w:rPr>
          <w:lang w:val="es-ES"/>
        </w:rPr>
        <w:fldChar w:fldCharType="end"/>
      </w:r>
    </w:p>
    <w:p w14:paraId="2BB35C1D" w14:textId="77777777" w:rsidR="00826C8B" w:rsidRDefault="00826C8B" w:rsidP="00A955D7">
      <w:pPr>
        <w:widowControl w:val="0"/>
        <w:autoSpaceDE w:val="0"/>
        <w:autoSpaceDN w:val="0"/>
        <w:adjustRightInd w:val="0"/>
        <w:ind w:left="480" w:hanging="480"/>
        <w:rPr>
          <w:lang w:val="es-ES"/>
        </w:rPr>
      </w:pPr>
    </w:p>
    <w:p w14:paraId="1AE18906" w14:textId="77777777" w:rsidR="00826C8B" w:rsidRDefault="00826C8B" w:rsidP="00A955D7">
      <w:pPr>
        <w:widowControl w:val="0"/>
        <w:autoSpaceDE w:val="0"/>
        <w:autoSpaceDN w:val="0"/>
        <w:adjustRightInd w:val="0"/>
        <w:ind w:left="480" w:hanging="480"/>
        <w:rPr>
          <w:lang w:val="es-ES"/>
        </w:rPr>
      </w:pPr>
    </w:p>
    <w:p w14:paraId="215A143F" w14:textId="77777777" w:rsidR="00345DD3" w:rsidRDefault="00345DD3" w:rsidP="00A955D7">
      <w:pPr>
        <w:widowControl w:val="0"/>
        <w:autoSpaceDE w:val="0"/>
        <w:autoSpaceDN w:val="0"/>
        <w:adjustRightInd w:val="0"/>
        <w:ind w:left="480" w:hanging="480"/>
        <w:rPr>
          <w:lang w:val="es-ES"/>
        </w:rPr>
      </w:pPr>
    </w:p>
    <w:p w14:paraId="7D7B09AF" w14:textId="77777777" w:rsidR="00826C8B" w:rsidRPr="005659DC" w:rsidRDefault="00826C8B" w:rsidP="00E76097">
      <w:pPr>
        <w:widowControl w:val="0"/>
        <w:autoSpaceDE w:val="0"/>
        <w:autoSpaceDN w:val="0"/>
        <w:adjustRightInd w:val="0"/>
        <w:rPr>
          <w:lang w:val="es-ES"/>
        </w:rPr>
      </w:pPr>
    </w:p>
    <w:sectPr w:rsidR="00826C8B" w:rsidRPr="005659DC" w:rsidSect="003245E4">
      <w:pgSz w:w="11900" w:h="16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brainimaging" w:date="2019-11-09T10:27:00Z" w:initials="b">
    <w:p w14:paraId="62EFD66E" w14:textId="77777777" w:rsidR="008F4237" w:rsidRDefault="008F4237" w:rsidP="00CF44BE">
      <w:pPr>
        <w:pStyle w:val="Kommentartext"/>
      </w:pPr>
      <w:r>
        <w:rPr>
          <w:rStyle w:val="Kommentarzeichen"/>
        </w:rPr>
        <w:annotationRef/>
      </w:r>
      <w:r>
        <w:t>Erst das Design beschreiben, später den p-Wert. Der p-Wert kann evtl. Auch erst im Ergebnisteil genannt werden.</w:t>
      </w:r>
    </w:p>
  </w:comment>
  <w:comment w:id="1" w:author="brainimaging" w:date="2019-11-09T10:27:00Z" w:initials="b">
    <w:p w14:paraId="2D4C7032" w14:textId="77777777" w:rsidR="008F4237" w:rsidRDefault="008F4237" w:rsidP="0004756C">
      <w:pPr>
        <w:pStyle w:val="Kommentartext"/>
      </w:pPr>
      <w:r>
        <w:rPr>
          <w:rStyle w:val="Kommentarzeichen"/>
        </w:rPr>
        <w:annotationRef/>
      </w:r>
      <w:r>
        <w:t>Das Modell ist noch unterspezifiziert. Hier muss das Modell in Form von A. B und C Matrix beschrieben werden. Kannst du dich hierzu noch mal mit Roman in Verbindung setzen? Schick es mir noch mal zu, wenn du es geändert hast.</w:t>
      </w:r>
    </w:p>
  </w:comment>
  <w:comment w:id="7" w:author="Roman" w:date="2019-11-09T10:27:00Z" w:initials="R">
    <w:p w14:paraId="68F47FB7" w14:textId="517AA44E" w:rsidR="008F4237" w:rsidRDefault="008F4237">
      <w:pPr>
        <w:pStyle w:val="Kommentartext"/>
      </w:pPr>
      <w:r>
        <w:rPr>
          <w:rStyle w:val="Kommentarzeichen"/>
        </w:rPr>
        <w:annotationRef/>
      </w:r>
      <w:r>
        <w:t>Zu den Verbindungen (das es homologe Verbindunggen zwischen Hemisphären gibt, und dass die Regionen innerhalb der Hemisphären verbunden sind, braucht es noch einige Quellen (es gibt Quellen zu struktureller und funktioneller Verbindunung aller Regionen)</w:t>
      </w:r>
    </w:p>
  </w:comment>
  <w:comment w:id="17" w:author="Roman" w:date="2019-11-09T10:27:00Z" w:initials="R">
    <w:p w14:paraId="6FCA5A52" w14:textId="01FAF5B6" w:rsidR="008F4237" w:rsidRDefault="008F4237">
      <w:pPr>
        <w:pStyle w:val="Kommentartext"/>
      </w:pPr>
      <w:r>
        <w:rPr>
          <w:rStyle w:val="Kommentarzeichen"/>
        </w:rPr>
        <w:annotationRef/>
      </w:r>
      <w:r>
        <w:t>Hier gibt es auch Quellen, über die hierarchie in Face perception network. Mit welchen man begründen kann, dass das Signal zuerst in FFA kommt, bevor es im ATL landet</w:t>
      </w:r>
    </w:p>
  </w:comment>
  <w:comment w:id="18" w:author="Roman" w:date="2019-11-09T10:27:00Z" w:initials="R">
    <w:p w14:paraId="01506821" w14:textId="3D09673F" w:rsidR="008F4237" w:rsidRDefault="008F4237">
      <w:pPr>
        <w:pStyle w:val="Kommentartext"/>
      </w:pPr>
      <w:r>
        <w:rPr>
          <w:rStyle w:val="Kommentarzeichen"/>
        </w:rPr>
        <w:annotationRef/>
      </w:r>
      <w:r>
        <w:t>Meiner Meinung nach kannst du eine Abbildung weglassen (z.B. die über die A-Matrix. Weilin der Abbildung der C Matrix hast du die der A Matrix ja scchon drin. Das gleiche gilt weiter unten, wo du die geschätzen DCM Parameter einzeichnest. Da ist die Abbildung der A Matrix auch überflüssig. Du kannst A und C Matrix in eine Abbildung packen.</w:t>
      </w:r>
    </w:p>
  </w:comment>
  <w:comment w:id="28" w:author="Roman" w:date="2019-11-09T10:27:00Z" w:initials="R">
    <w:p w14:paraId="1A321AA4" w14:textId="77777777" w:rsidR="008F4237" w:rsidRDefault="008F4237">
      <w:pPr>
        <w:pStyle w:val="Kommentartext"/>
      </w:pPr>
      <w:r>
        <w:rPr>
          <w:rStyle w:val="Kommentarzeichen"/>
        </w:rPr>
        <w:annotationRef/>
      </w:r>
      <w:r>
        <w:t>In diesem Fall würde ich Grüne Pfeile auf “jede” Verbindung machen. So sieht es nur so aus, als wäre nur eine der beiden Verbindungen moduliert in der Abbildung. Also 8 Pfeile insgesamt.</w:t>
      </w:r>
    </w:p>
    <w:p w14:paraId="2BA12CF8" w14:textId="3C588AB5" w:rsidR="008F4237" w:rsidRDefault="008F4237">
      <w:pPr>
        <w:pStyle w:val="Kommentartext"/>
      </w:pPr>
    </w:p>
  </w:comment>
  <w:comment w:id="29" w:author="Roman" w:date="2019-11-09T10:27:00Z" w:initials="R">
    <w:p w14:paraId="78CE9FF3" w14:textId="2D62E7A0" w:rsidR="009F21D1" w:rsidRDefault="009F21D1">
      <w:pPr>
        <w:pStyle w:val="Kommentartext"/>
      </w:pPr>
      <w:r>
        <w:rPr>
          <w:rStyle w:val="Kommentarzeichen"/>
        </w:rPr>
        <w:annotationRef/>
      </w:r>
      <w:r>
        <w:t>Hier (oder weiter oben) muss viel technisches Zeug über DCM rein. Da findest du einiges in der Literatur, oder in alten DCM Arbeiten aus unserer Gruppe.</w:t>
      </w:r>
    </w:p>
    <w:p w14:paraId="2035162B" w14:textId="77777777" w:rsidR="009F21D1" w:rsidRDefault="009F21D1">
      <w:pPr>
        <w:pStyle w:val="Kommentartext"/>
      </w:pPr>
    </w:p>
    <w:p w14:paraId="04656486" w14:textId="2A687E02" w:rsidR="009F21D1" w:rsidRDefault="009F21D1">
      <w:pPr>
        <w:pStyle w:val="Kommentartext"/>
      </w:pPr>
      <w:r>
        <w:t xml:space="preserve">Es sollte anhand der DCM Gleichung erklärt werden, wie das Gesamtmodell geschätzt wird. </w:t>
      </w:r>
    </w:p>
  </w:comment>
  <w:comment w:id="45" w:author="Roman" w:date="2019-11-09T10:27:00Z" w:initials="R">
    <w:p w14:paraId="59ADBBC3" w14:textId="1F4CE3FE" w:rsidR="009F21D1" w:rsidRDefault="009F21D1">
      <w:pPr>
        <w:pStyle w:val="Kommentartext"/>
      </w:pPr>
      <w:r>
        <w:rPr>
          <w:rStyle w:val="Kommentarzeichen"/>
        </w:rPr>
        <w:annotationRef/>
      </w:r>
      <w:r>
        <w:t>Hierfür vlt. Ein anderes Wort.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D48B91" w14:textId="77777777" w:rsidR="00FA1BC4" w:rsidRDefault="00FA1BC4" w:rsidP="00BE02BD">
      <w:r>
        <w:separator/>
      </w:r>
    </w:p>
  </w:endnote>
  <w:endnote w:type="continuationSeparator" w:id="0">
    <w:p w14:paraId="0ADF735E" w14:textId="77777777" w:rsidR="00FA1BC4" w:rsidRDefault="00FA1BC4" w:rsidP="00BE02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altName w:val="Arial"/>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10E9B2" w14:textId="77777777" w:rsidR="00FA1BC4" w:rsidRDefault="00FA1BC4" w:rsidP="00BE02BD">
      <w:r>
        <w:separator/>
      </w:r>
    </w:p>
  </w:footnote>
  <w:footnote w:type="continuationSeparator" w:id="0">
    <w:p w14:paraId="1897A671" w14:textId="77777777" w:rsidR="00FA1BC4" w:rsidRDefault="00FA1BC4" w:rsidP="00BE02B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33E48"/>
    <w:multiLevelType w:val="multilevel"/>
    <w:tmpl w:val="F482E510"/>
    <w:lvl w:ilvl="0">
      <w:start w:val="1"/>
      <w:numFmt w:val="decimal"/>
      <w:lvlText w:val="%1."/>
      <w:lvlJc w:val="left"/>
      <w:pPr>
        <w:ind w:left="720" w:hanging="360"/>
      </w:pPr>
      <w:rPr>
        <w:rFonts w:hint="default"/>
        <w:u w:val="none"/>
      </w:rPr>
    </w:lvl>
    <w:lvl w:ilvl="1">
      <w:start w:val="1"/>
      <w:numFmt w:val="decimal"/>
      <w:isLgl/>
      <w:lvlText w:val="%1.%2"/>
      <w:lvlJc w:val="left"/>
      <w:pPr>
        <w:ind w:left="1080" w:hanging="72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440" w:hanging="1080"/>
      </w:pPr>
      <w:rPr>
        <w:rFonts w:hint="default"/>
        <w:u w:val="none"/>
      </w:rPr>
    </w:lvl>
    <w:lvl w:ilvl="4">
      <w:start w:val="1"/>
      <w:numFmt w:val="decimal"/>
      <w:isLgl/>
      <w:lvlText w:val="%1.%2.%3.%4.%5"/>
      <w:lvlJc w:val="left"/>
      <w:pPr>
        <w:ind w:left="1800" w:hanging="1440"/>
      </w:pPr>
      <w:rPr>
        <w:rFonts w:hint="default"/>
        <w:u w:val="none"/>
      </w:rPr>
    </w:lvl>
    <w:lvl w:ilvl="5">
      <w:start w:val="1"/>
      <w:numFmt w:val="decimal"/>
      <w:isLgl/>
      <w:lvlText w:val="%1.%2.%3.%4.%5.%6"/>
      <w:lvlJc w:val="left"/>
      <w:pPr>
        <w:ind w:left="1800" w:hanging="1440"/>
      </w:pPr>
      <w:rPr>
        <w:rFonts w:hint="default"/>
        <w:u w:val="none"/>
      </w:rPr>
    </w:lvl>
    <w:lvl w:ilvl="6">
      <w:start w:val="1"/>
      <w:numFmt w:val="decimal"/>
      <w:isLgl/>
      <w:lvlText w:val="%1.%2.%3.%4.%5.%6.%7"/>
      <w:lvlJc w:val="left"/>
      <w:pPr>
        <w:ind w:left="2160" w:hanging="1800"/>
      </w:pPr>
      <w:rPr>
        <w:rFonts w:hint="default"/>
        <w:u w:val="none"/>
      </w:rPr>
    </w:lvl>
    <w:lvl w:ilvl="7">
      <w:start w:val="1"/>
      <w:numFmt w:val="decimal"/>
      <w:isLgl/>
      <w:lvlText w:val="%1.%2.%3.%4.%5.%6.%7.%8"/>
      <w:lvlJc w:val="left"/>
      <w:pPr>
        <w:ind w:left="2160" w:hanging="1800"/>
      </w:pPr>
      <w:rPr>
        <w:rFonts w:hint="default"/>
        <w:u w:val="none"/>
      </w:rPr>
    </w:lvl>
    <w:lvl w:ilvl="8">
      <w:start w:val="1"/>
      <w:numFmt w:val="decimal"/>
      <w:isLgl/>
      <w:lvlText w:val="%1.%2.%3.%4.%5.%6.%7.%8.%9"/>
      <w:lvlJc w:val="left"/>
      <w:pPr>
        <w:ind w:left="2520" w:hanging="2160"/>
      </w:pPr>
      <w:rPr>
        <w:rFonts w:hint="default"/>
        <w:u w:val="none"/>
      </w:rPr>
    </w:lvl>
  </w:abstractNum>
  <w:abstractNum w:abstractNumId="1">
    <w:nsid w:val="0F8E5B67"/>
    <w:multiLevelType w:val="multilevel"/>
    <w:tmpl w:val="F482E510"/>
    <w:lvl w:ilvl="0">
      <w:start w:val="1"/>
      <w:numFmt w:val="decimal"/>
      <w:lvlText w:val="%1."/>
      <w:lvlJc w:val="left"/>
      <w:pPr>
        <w:ind w:left="720" w:hanging="360"/>
      </w:pPr>
      <w:rPr>
        <w:rFonts w:hint="default"/>
        <w:u w:val="none"/>
      </w:rPr>
    </w:lvl>
    <w:lvl w:ilvl="1">
      <w:start w:val="1"/>
      <w:numFmt w:val="decimal"/>
      <w:isLgl/>
      <w:lvlText w:val="%1.%2"/>
      <w:lvlJc w:val="left"/>
      <w:pPr>
        <w:ind w:left="1080" w:hanging="72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440" w:hanging="1080"/>
      </w:pPr>
      <w:rPr>
        <w:rFonts w:hint="default"/>
        <w:u w:val="none"/>
      </w:rPr>
    </w:lvl>
    <w:lvl w:ilvl="4">
      <w:start w:val="1"/>
      <w:numFmt w:val="decimal"/>
      <w:isLgl/>
      <w:lvlText w:val="%1.%2.%3.%4.%5"/>
      <w:lvlJc w:val="left"/>
      <w:pPr>
        <w:ind w:left="1800" w:hanging="1440"/>
      </w:pPr>
      <w:rPr>
        <w:rFonts w:hint="default"/>
        <w:u w:val="none"/>
      </w:rPr>
    </w:lvl>
    <w:lvl w:ilvl="5">
      <w:start w:val="1"/>
      <w:numFmt w:val="decimal"/>
      <w:isLgl/>
      <w:lvlText w:val="%1.%2.%3.%4.%5.%6"/>
      <w:lvlJc w:val="left"/>
      <w:pPr>
        <w:ind w:left="1800" w:hanging="1440"/>
      </w:pPr>
      <w:rPr>
        <w:rFonts w:hint="default"/>
        <w:u w:val="none"/>
      </w:rPr>
    </w:lvl>
    <w:lvl w:ilvl="6">
      <w:start w:val="1"/>
      <w:numFmt w:val="decimal"/>
      <w:isLgl/>
      <w:lvlText w:val="%1.%2.%3.%4.%5.%6.%7"/>
      <w:lvlJc w:val="left"/>
      <w:pPr>
        <w:ind w:left="2160" w:hanging="1800"/>
      </w:pPr>
      <w:rPr>
        <w:rFonts w:hint="default"/>
        <w:u w:val="none"/>
      </w:rPr>
    </w:lvl>
    <w:lvl w:ilvl="7">
      <w:start w:val="1"/>
      <w:numFmt w:val="decimal"/>
      <w:isLgl/>
      <w:lvlText w:val="%1.%2.%3.%4.%5.%6.%7.%8"/>
      <w:lvlJc w:val="left"/>
      <w:pPr>
        <w:ind w:left="2160" w:hanging="1800"/>
      </w:pPr>
      <w:rPr>
        <w:rFonts w:hint="default"/>
        <w:u w:val="none"/>
      </w:rPr>
    </w:lvl>
    <w:lvl w:ilvl="8">
      <w:start w:val="1"/>
      <w:numFmt w:val="decimal"/>
      <w:isLgl/>
      <w:lvlText w:val="%1.%2.%3.%4.%5.%6.%7.%8.%9"/>
      <w:lvlJc w:val="left"/>
      <w:pPr>
        <w:ind w:left="2520" w:hanging="2160"/>
      </w:pPr>
      <w:rPr>
        <w:rFonts w:hint="default"/>
        <w:u w:val="none"/>
      </w:rPr>
    </w:lvl>
  </w:abstractNum>
  <w:abstractNum w:abstractNumId="2">
    <w:nsid w:val="124D500E"/>
    <w:multiLevelType w:val="hybridMultilevel"/>
    <w:tmpl w:val="F4FAD92A"/>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
    <w:nsid w:val="209C2C9B"/>
    <w:multiLevelType w:val="hybridMultilevel"/>
    <w:tmpl w:val="DD522C10"/>
    <w:lvl w:ilvl="0" w:tplc="065C3C02">
      <w:start w:val="1"/>
      <w:numFmt w:val="bullet"/>
      <w:lvlText w:val="-"/>
      <w:lvlJc w:val="left"/>
      <w:pPr>
        <w:ind w:left="720" w:hanging="360"/>
      </w:pPr>
      <w:rPr>
        <w:rFonts w:ascii="Cambria" w:eastAsiaTheme="minorEastAsia"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8980F44"/>
    <w:multiLevelType w:val="multilevel"/>
    <w:tmpl w:val="1FAEC56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37033BC5"/>
    <w:multiLevelType w:val="hybridMultilevel"/>
    <w:tmpl w:val="54AA83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B12546B"/>
    <w:multiLevelType w:val="hybridMultilevel"/>
    <w:tmpl w:val="B74EC8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44093E92"/>
    <w:multiLevelType w:val="multilevel"/>
    <w:tmpl w:val="1FAEC56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52A84EC5"/>
    <w:multiLevelType w:val="multilevel"/>
    <w:tmpl w:val="1FAEC56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543532EE"/>
    <w:multiLevelType w:val="multilevel"/>
    <w:tmpl w:val="1FAEC56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546D2C4A"/>
    <w:multiLevelType w:val="hybridMultilevel"/>
    <w:tmpl w:val="4F861DEC"/>
    <w:lvl w:ilvl="0" w:tplc="345650EA">
      <w:start w:val="1"/>
      <w:numFmt w:val="decimal"/>
      <w:lvlText w:val="%1."/>
      <w:lvlJc w:val="left"/>
      <w:pPr>
        <w:ind w:left="720" w:hanging="360"/>
      </w:pPr>
      <w:rPr>
        <w:rFonts w:hint="default"/>
        <w:b/>
        <w:sz w:val="28"/>
        <w:szCs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5A92498A"/>
    <w:multiLevelType w:val="hybridMultilevel"/>
    <w:tmpl w:val="8C02A148"/>
    <w:lvl w:ilvl="0" w:tplc="065C3C02">
      <w:start w:val="1"/>
      <w:numFmt w:val="bullet"/>
      <w:lvlText w:val="-"/>
      <w:lvlJc w:val="left"/>
      <w:pPr>
        <w:ind w:left="720" w:hanging="360"/>
      </w:pPr>
      <w:rPr>
        <w:rFonts w:ascii="Cambria" w:eastAsiaTheme="minorEastAsia"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30B68AA"/>
    <w:multiLevelType w:val="hybridMultilevel"/>
    <w:tmpl w:val="5950B712"/>
    <w:lvl w:ilvl="0" w:tplc="065C3C02">
      <w:start w:val="1"/>
      <w:numFmt w:val="bullet"/>
      <w:lvlText w:val="-"/>
      <w:lvlJc w:val="left"/>
      <w:pPr>
        <w:ind w:left="720" w:hanging="360"/>
      </w:pPr>
      <w:rPr>
        <w:rFonts w:ascii="Cambria" w:eastAsiaTheme="minorEastAsia"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3CB3C22"/>
    <w:multiLevelType w:val="multilevel"/>
    <w:tmpl w:val="F482E510"/>
    <w:lvl w:ilvl="0">
      <w:start w:val="1"/>
      <w:numFmt w:val="decimal"/>
      <w:lvlText w:val="%1."/>
      <w:lvlJc w:val="left"/>
      <w:pPr>
        <w:ind w:left="720" w:hanging="360"/>
      </w:pPr>
      <w:rPr>
        <w:rFonts w:hint="default"/>
        <w:u w:val="none"/>
      </w:rPr>
    </w:lvl>
    <w:lvl w:ilvl="1">
      <w:start w:val="1"/>
      <w:numFmt w:val="decimal"/>
      <w:isLgl/>
      <w:lvlText w:val="%1.%2"/>
      <w:lvlJc w:val="left"/>
      <w:pPr>
        <w:ind w:left="1080" w:hanging="72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440" w:hanging="1080"/>
      </w:pPr>
      <w:rPr>
        <w:rFonts w:hint="default"/>
        <w:u w:val="none"/>
      </w:rPr>
    </w:lvl>
    <w:lvl w:ilvl="4">
      <w:start w:val="1"/>
      <w:numFmt w:val="decimal"/>
      <w:isLgl/>
      <w:lvlText w:val="%1.%2.%3.%4.%5"/>
      <w:lvlJc w:val="left"/>
      <w:pPr>
        <w:ind w:left="1800" w:hanging="1440"/>
      </w:pPr>
      <w:rPr>
        <w:rFonts w:hint="default"/>
        <w:u w:val="none"/>
      </w:rPr>
    </w:lvl>
    <w:lvl w:ilvl="5">
      <w:start w:val="1"/>
      <w:numFmt w:val="decimal"/>
      <w:isLgl/>
      <w:lvlText w:val="%1.%2.%3.%4.%5.%6"/>
      <w:lvlJc w:val="left"/>
      <w:pPr>
        <w:ind w:left="1800" w:hanging="1440"/>
      </w:pPr>
      <w:rPr>
        <w:rFonts w:hint="default"/>
        <w:u w:val="none"/>
      </w:rPr>
    </w:lvl>
    <w:lvl w:ilvl="6">
      <w:start w:val="1"/>
      <w:numFmt w:val="decimal"/>
      <w:isLgl/>
      <w:lvlText w:val="%1.%2.%3.%4.%5.%6.%7"/>
      <w:lvlJc w:val="left"/>
      <w:pPr>
        <w:ind w:left="2160" w:hanging="1800"/>
      </w:pPr>
      <w:rPr>
        <w:rFonts w:hint="default"/>
        <w:u w:val="none"/>
      </w:rPr>
    </w:lvl>
    <w:lvl w:ilvl="7">
      <w:start w:val="1"/>
      <w:numFmt w:val="decimal"/>
      <w:isLgl/>
      <w:lvlText w:val="%1.%2.%3.%4.%5.%6.%7.%8"/>
      <w:lvlJc w:val="left"/>
      <w:pPr>
        <w:ind w:left="2160" w:hanging="1800"/>
      </w:pPr>
      <w:rPr>
        <w:rFonts w:hint="default"/>
        <w:u w:val="none"/>
      </w:rPr>
    </w:lvl>
    <w:lvl w:ilvl="8">
      <w:start w:val="1"/>
      <w:numFmt w:val="decimal"/>
      <w:isLgl/>
      <w:lvlText w:val="%1.%2.%3.%4.%5.%6.%7.%8.%9"/>
      <w:lvlJc w:val="left"/>
      <w:pPr>
        <w:ind w:left="2520" w:hanging="2160"/>
      </w:pPr>
      <w:rPr>
        <w:rFonts w:hint="default"/>
        <w:u w:val="none"/>
      </w:rPr>
    </w:lvl>
  </w:abstractNum>
  <w:abstractNum w:abstractNumId="14">
    <w:nsid w:val="740A0420"/>
    <w:multiLevelType w:val="multilevel"/>
    <w:tmpl w:val="1FAEC56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78CB6536"/>
    <w:multiLevelType w:val="multilevel"/>
    <w:tmpl w:val="1FAEC56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7CFB74B4"/>
    <w:multiLevelType w:val="hybridMultilevel"/>
    <w:tmpl w:val="FC12F7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7F2F1322"/>
    <w:multiLevelType w:val="multilevel"/>
    <w:tmpl w:val="F482E510"/>
    <w:lvl w:ilvl="0">
      <w:start w:val="1"/>
      <w:numFmt w:val="decimal"/>
      <w:lvlText w:val="%1."/>
      <w:lvlJc w:val="left"/>
      <w:pPr>
        <w:ind w:left="720" w:hanging="360"/>
      </w:pPr>
      <w:rPr>
        <w:rFonts w:hint="default"/>
        <w:u w:val="none"/>
      </w:rPr>
    </w:lvl>
    <w:lvl w:ilvl="1">
      <w:start w:val="1"/>
      <w:numFmt w:val="decimal"/>
      <w:isLgl/>
      <w:lvlText w:val="%1.%2"/>
      <w:lvlJc w:val="left"/>
      <w:pPr>
        <w:ind w:left="1080" w:hanging="72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440" w:hanging="1080"/>
      </w:pPr>
      <w:rPr>
        <w:rFonts w:hint="default"/>
        <w:u w:val="none"/>
      </w:rPr>
    </w:lvl>
    <w:lvl w:ilvl="4">
      <w:start w:val="1"/>
      <w:numFmt w:val="decimal"/>
      <w:isLgl/>
      <w:lvlText w:val="%1.%2.%3.%4.%5"/>
      <w:lvlJc w:val="left"/>
      <w:pPr>
        <w:ind w:left="1800" w:hanging="1440"/>
      </w:pPr>
      <w:rPr>
        <w:rFonts w:hint="default"/>
        <w:u w:val="none"/>
      </w:rPr>
    </w:lvl>
    <w:lvl w:ilvl="5">
      <w:start w:val="1"/>
      <w:numFmt w:val="decimal"/>
      <w:isLgl/>
      <w:lvlText w:val="%1.%2.%3.%4.%5.%6"/>
      <w:lvlJc w:val="left"/>
      <w:pPr>
        <w:ind w:left="1800" w:hanging="1440"/>
      </w:pPr>
      <w:rPr>
        <w:rFonts w:hint="default"/>
        <w:u w:val="none"/>
      </w:rPr>
    </w:lvl>
    <w:lvl w:ilvl="6">
      <w:start w:val="1"/>
      <w:numFmt w:val="decimal"/>
      <w:isLgl/>
      <w:lvlText w:val="%1.%2.%3.%4.%5.%6.%7"/>
      <w:lvlJc w:val="left"/>
      <w:pPr>
        <w:ind w:left="2160" w:hanging="1800"/>
      </w:pPr>
      <w:rPr>
        <w:rFonts w:hint="default"/>
        <w:u w:val="none"/>
      </w:rPr>
    </w:lvl>
    <w:lvl w:ilvl="7">
      <w:start w:val="1"/>
      <w:numFmt w:val="decimal"/>
      <w:isLgl/>
      <w:lvlText w:val="%1.%2.%3.%4.%5.%6.%7.%8"/>
      <w:lvlJc w:val="left"/>
      <w:pPr>
        <w:ind w:left="2160" w:hanging="1800"/>
      </w:pPr>
      <w:rPr>
        <w:rFonts w:hint="default"/>
        <w:u w:val="none"/>
      </w:rPr>
    </w:lvl>
    <w:lvl w:ilvl="8">
      <w:start w:val="1"/>
      <w:numFmt w:val="decimal"/>
      <w:isLgl/>
      <w:lvlText w:val="%1.%2.%3.%4.%5.%6.%7.%8.%9"/>
      <w:lvlJc w:val="left"/>
      <w:pPr>
        <w:ind w:left="2520" w:hanging="2160"/>
      </w:pPr>
      <w:rPr>
        <w:rFonts w:hint="default"/>
        <w:u w:val="none"/>
      </w:rPr>
    </w:lvl>
  </w:abstractNum>
  <w:num w:numId="1">
    <w:abstractNumId w:val="10"/>
  </w:num>
  <w:num w:numId="2">
    <w:abstractNumId w:val="11"/>
  </w:num>
  <w:num w:numId="3">
    <w:abstractNumId w:val="3"/>
  </w:num>
  <w:num w:numId="4">
    <w:abstractNumId w:val="12"/>
  </w:num>
  <w:num w:numId="5">
    <w:abstractNumId w:val="14"/>
  </w:num>
  <w:num w:numId="6">
    <w:abstractNumId w:val="1"/>
  </w:num>
  <w:num w:numId="7">
    <w:abstractNumId w:val="16"/>
  </w:num>
  <w:num w:numId="8">
    <w:abstractNumId w:val="15"/>
  </w:num>
  <w:num w:numId="9">
    <w:abstractNumId w:val="9"/>
  </w:num>
  <w:num w:numId="10">
    <w:abstractNumId w:val="8"/>
  </w:num>
  <w:num w:numId="11">
    <w:abstractNumId w:val="7"/>
  </w:num>
  <w:num w:numId="12">
    <w:abstractNumId w:val="6"/>
  </w:num>
  <w:num w:numId="13">
    <w:abstractNumId w:val="0"/>
  </w:num>
  <w:num w:numId="14">
    <w:abstractNumId w:val="17"/>
  </w:num>
  <w:num w:numId="15">
    <w:abstractNumId w:val="13"/>
  </w:num>
  <w:num w:numId="16">
    <w:abstractNumId w:val="2"/>
  </w:num>
  <w:num w:numId="17">
    <w:abstractNumId w:val="4"/>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proofState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174B"/>
    <w:rsid w:val="0000411C"/>
    <w:rsid w:val="00011B83"/>
    <w:rsid w:val="00013683"/>
    <w:rsid w:val="0001396C"/>
    <w:rsid w:val="00015FFE"/>
    <w:rsid w:val="00026ADF"/>
    <w:rsid w:val="00026F6B"/>
    <w:rsid w:val="00027E2D"/>
    <w:rsid w:val="000307CC"/>
    <w:rsid w:val="00030E54"/>
    <w:rsid w:val="00031B8E"/>
    <w:rsid w:val="00035580"/>
    <w:rsid w:val="0003787E"/>
    <w:rsid w:val="000457E6"/>
    <w:rsid w:val="00045F9D"/>
    <w:rsid w:val="0004756C"/>
    <w:rsid w:val="00051910"/>
    <w:rsid w:val="00053607"/>
    <w:rsid w:val="00054BE1"/>
    <w:rsid w:val="000555E7"/>
    <w:rsid w:val="00055E4D"/>
    <w:rsid w:val="00056E96"/>
    <w:rsid w:val="00062438"/>
    <w:rsid w:val="00062855"/>
    <w:rsid w:val="00063C08"/>
    <w:rsid w:val="00065D60"/>
    <w:rsid w:val="00072794"/>
    <w:rsid w:val="00073552"/>
    <w:rsid w:val="00086C7F"/>
    <w:rsid w:val="00092A89"/>
    <w:rsid w:val="00093B3E"/>
    <w:rsid w:val="000953BB"/>
    <w:rsid w:val="000A08D2"/>
    <w:rsid w:val="000A1B84"/>
    <w:rsid w:val="000A2343"/>
    <w:rsid w:val="000A323A"/>
    <w:rsid w:val="000A38CD"/>
    <w:rsid w:val="000A68BC"/>
    <w:rsid w:val="000B15BA"/>
    <w:rsid w:val="000B26E0"/>
    <w:rsid w:val="000C186B"/>
    <w:rsid w:val="000C622B"/>
    <w:rsid w:val="000C7925"/>
    <w:rsid w:val="000D0CF9"/>
    <w:rsid w:val="000D5DE1"/>
    <w:rsid w:val="000D72B8"/>
    <w:rsid w:val="000D7900"/>
    <w:rsid w:val="000E268E"/>
    <w:rsid w:val="000F0026"/>
    <w:rsid w:val="000F2E70"/>
    <w:rsid w:val="000F6DA2"/>
    <w:rsid w:val="00106FB7"/>
    <w:rsid w:val="00110770"/>
    <w:rsid w:val="00113BD9"/>
    <w:rsid w:val="0011509C"/>
    <w:rsid w:val="00121F3F"/>
    <w:rsid w:val="00142C27"/>
    <w:rsid w:val="00144FB1"/>
    <w:rsid w:val="00145C68"/>
    <w:rsid w:val="00150EC9"/>
    <w:rsid w:val="001512DF"/>
    <w:rsid w:val="0015241B"/>
    <w:rsid w:val="00153207"/>
    <w:rsid w:val="00154315"/>
    <w:rsid w:val="001609BF"/>
    <w:rsid w:val="00161351"/>
    <w:rsid w:val="001700CD"/>
    <w:rsid w:val="001829EB"/>
    <w:rsid w:val="00183DAB"/>
    <w:rsid w:val="00187A6A"/>
    <w:rsid w:val="00190834"/>
    <w:rsid w:val="00193484"/>
    <w:rsid w:val="001A0B25"/>
    <w:rsid w:val="001A2C68"/>
    <w:rsid w:val="001A3A96"/>
    <w:rsid w:val="001A603A"/>
    <w:rsid w:val="001A7452"/>
    <w:rsid w:val="001B4A38"/>
    <w:rsid w:val="001C0DDB"/>
    <w:rsid w:val="001C2699"/>
    <w:rsid w:val="001C2C1F"/>
    <w:rsid w:val="001C2D7C"/>
    <w:rsid w:val="001C3C1F"/>
    <w:rsid w:val="001C7A4A"/>
    <w:rsid w:val="001D154D"/>
    <w:rsid w:val="001D63C5"/>
    <w:rsid w:val="001D6C96"/>
    <w:rsid w:val="001E07FB"/>
    <w:rsid w:val="001E3F03"/>
    <w:rsid w:val="001F3A9E"/>
    <w:rsid w:val="001F4DC3"/>
    <w:rsid w:val="001F50A8"/>
    <w:rsid w:val="001F605C"/>
    <w:rsid w:val="00204B80"/>
    <w:rsid w:val="00211EE5"/>
    <w:rsid w:val="002127FC"/>
    <w:rsid w:val="00213223"/>
    <w:rsid w:val="00221B30"/>
    <w:rsid w:val="002336B7"/>
    <w:rsid w:val="00234750"/>
    <w:rsid w:val="0023544E"/>
    <w:rsid w:val="00237417"/>
    <w:rsid w:val="00241498"/>
    <w:rsid w:val="002435A5"/>
    <w:rsid w:val="00254B71"/>
    <w:rsid w:val="002617CF"/>
    <w:rsid w:val="00264240"/>
    <w:rsid w:val="00264CC2"/>
    <w:rsid w:val="002674F1"/>
    <w:rsid w:val="00270F08"/>
    <w:rsid w:val="00271B93"/>
    <w:rsid w:val="0027204B"/>
    <w:rsid w:val="00272C71"/>
    <w:rsid w:val="002852B1"/>
    <w:rsid w:val="002A1FAA"/>
    <w:rsid w:val="002A421D"/>
    <w:rsid w:val="002A5974"/>
    <w:rsid w:val="002A6F0C"/>
    <w:rsid w:val="002A7BC9"/>
    <w:rsid w:val="002B0773"/>
    <w:rsid w:val="002B637D"/>
    <w:rsid w:val="002C45FE"/>
    <w:rsid w:val="002C63FA"/>
    <w:rsid w:val="002C698E"/>
    <w:rsid w:val="002C6B6B"/>
    <w:rsid w:val="002D0A29"/>
    <w:rsid w:val="002D162D"/>
    <w:rsid w:val="002D4116"/>
    <w:rsid w:val="002E7B28"/>
    <w:rsid w:val="002F13C0"/>
    <w:rsid w:val="002F2484"/>
    <w:rsid w:val="002F25E0"/>
    <w:rsid w:val="002F426D"/>
    <w:rsid w:val="002F5E4A"/>
    <w:rsid w:val="00300E98"/>
    <w:rsid w:val="003017C8"/>
    <w:rsid w:val="00301D28"/>
    <w:rsid w:val="00302DA4"/>
    <w:rsid w:val="00302E3A"/>
    <w:rsid w:val="00306751"/>
    <w:rsid w:val="00314A73"/>
    <w:rsid w:val="00317D81"/>
    <w:rsid w:val="0032149A"/>
    <w:rsid w:val="003244A4"/>
    <w:rsid w:val="003245E4"/>
    <w:rsid w:val="00325DA9"/>
    <w:rsid w:val="003323DA"/>
    <w:rsid w:val="00332F50"/>
    <w:rsid w:val="003376E3"/>
    <w:rsid w:val="00342698"/>
    <w:rsid w:val="00345DD3"/>
    <w:rsid w:val="0035200C"/>
    <w:rsid w:val="00354F69"/>
    <w:rsid w:val="003554C8"/>
    <w:rsid w:val="0036193A"/>
    <w:rsid w:val="00365C7B"/>
    <w:rsid w:val="0036753B"/>
    <w:rsid w:val="0037249F"/>
    <w:rsid w:val="003724BF"/>
    <w:rsid w:val="003755C0"/>
    <w:rsid w:val="00376E14"/>
    <w:rsid w:val="00382321"/>
    <w:rsid w:val="003905FD"/>
    <w:rsid w:val="00392146"/>
    <w:rsid w:val="0039737C"/>
    <w:rsid w:val="003A174B"/>
    <w:rsid w:val="003A3A44"/>
    <w:rsid w:val="003A4257"/>
    <w:rsid w:val="003B1626"/>
    <w:rsid w:val="003B1888"/>
    <w:rsid w:val="003B25EC"/>
    <w:rsid w:val="003B3DF2"/>
    <w:rsid w:val="003B6EB9"/>
    <w:rsid w:val="003C066A"/>
    <w:rsid w:val="003C106A"/>
    <w:rsid w:val="003C24AF"/>
    <w:rsid w:val="003C4255"/>
    <w:rsid w:val="003C5037"/>
    <w:rsid w:val="003D0CF5"/>
    <w:rsid w:val="003D4D22"/>
    <w:rsid w:val="003D7931"/>
    <w:rsid w:val="003E12E2"/>
    <w:rsid w:val="003E1B06"/>
    <w:rsid w:val="003E35FE"/>
    <w:rsid w:val="003E3E81"/>
    <w:rsid w:val="003E3F33"/>
    <w:rsid w:val="003E4529"/>
    <w:rsid w:val="003F7224"/>
    <w:rsid w:val="00401B3F"/>
    <w:rsid w:val="00401FFE"/>
    <w:rsid w:val="004037F0"/>
    <w:rsid w:val="00404AD0"/>
    <w:rsid w:val="00404D90"/>
    <w:rsid w:val="0040661C"/>
    <w:rsid w:val="00406C48"/>
    <w:rsid w:val="00411B0B"/>
    <w:rsid w:val="00412E5F"/>
    <w:rsid w:val="004174EF"/>
    <w:rsid w:val="00423B64"/>
    <w:rsid w:val="00424211"/>
    <w:rsid w:val="00427145"/>
    <w:rsid w:val="004355CF"/>
    <w:rsid w:val="0044274B"/>
    <w:rsid w:val="00445876"/>
    <w:rsid w:val="00451948"/>
    <w:rsid w:val="00455218"/>
    <w:rsid w:val="004552AB"/>
    <w:rsid w:val="004574B3"/>
    <w:rsid w:val="004633D5"/>
    <w:rsid w:val="00464248"/>
    <w:rsid w:val="0046432E"/>
    <w:rsid w:val="00465226"/>
    <w:rsid w:val="004666CE"/>
    <w:rsid w:val="00467A08"/>
    <w:rsid w:val="00475E20"/>
    <w:rsid w:val="004761F5"/>
    <w:rsid w:val="0048787F"/>
    <w:rsid w:val="004879F9"/>
    <w:rsid w:val="00494081"/>
    <w:rsid w:val="0049463E"/>
    <w:rsid w:val="004A00F0"/>
    <w:rsid w:val="004A1E39"/>
    <w:rsid w:val="004A6212"/>
    <w:rsid w:val="004B1CA6"/>
    <w:rsid w:val="004C3835"/>
    <w:rsid w:val="004C56D3"/>
    <w:rsid w:val="004C7E0F"/>
    <w:rsid w:val="004D185E"/>
    <w:rsid w:val="004D293D"/>
    <w:rsid w:val="004D3FBB"/>
    <w:rsid w:val="004D7C2F"/>
    <w:rsid w:val="004E3EA8"/>
    <w:rsid w:val="004E422B"/>
    <w:rsid w:val="004E48DB"/>
    <w:rsid w:val="004E5593"/>
    <w:rsid w:val="004F1559"/>
    <w:rsid w:val="004F33D5"/>
    <w:rsid w:val="004F7564"/>
    <w:rsid w:val="005002AC"/>
    <w:rsid w:val="00503EB9"/>
    <w:rsid w:val="005053AE"/>
    <w:rsid w:val="00506CE6"/>
    <w:rsid w:val="00532B3A"/>
    <w:rsid w:val="0053738A"/>
    <w:rsid w:val="00541C70"/>
    <w:rsid w:val="0054297D"/>
    <w:rsid w:val="00544BB1"/>
    <w:rsid w:val="00545C4D"/>
    <w:rsid w:val="00546A1C"/>
    <w:rsid w:val="005566C2"/>
    <w:rsid w:val="005659DC"/>
    <w:rsid w:val="005713F7"/>
    <w:rsid w:val="005715A9"/>
    <w:rsid w:val="00574CBE"/>
    <w:rsid w:val="005764A9"/>
    <w:rsid w:val="00580DAE"/>
    <w:rsid w:val="00584B6B"/>
    <w:rsid w:val="00585791"/>
    <w:rsid w:val="0058703D"/>
    <w:rsid w:val="00587B1F"/>
    <w:rsid w:val="005935EB"/>
    <w:rsid w:val="005959A7"/>
    <w:rsid w:val="005961BC"/>
    <w:rsid w:val="00596C88"/>
    <w:rsid w:val="005A2776"/>
    <w:rsid w:val="005A4774"/>
    <w:rsid w:val="005A5046"/>
    <w:rsid w:val="005A675B"/>
    <w:rsid w:val="005A6FD8"/>
    <w:rsid w:val="005B0E50"/>
    <w:rsid w:val="005B1A99"/>
    <w:rsid w:val="005B25E4"/>
    <w:rsid w:val="005B2C84"/>
    <w:rsid w:val="005B39E8"/>
    <w:rsid w:val="005B3C4F"/>
    <w:rsid w:val="005B5779"/>
    <w:rsid w:val="005B752A"/>
    <w:rsid w:val="005B7657"/>
    <w:rsid w:val="005C0097"/>
    <w:rsid w:val="005C0DDC"/>
    <w:rsid w:val="005C72A8"/>
    <w:rsid w:val="005C7F61"/>
    <w:rsid w:val="005D119F"/>
    <w:rsid w:val="005E0E14"/>
    <w:rsid w:val="005E1586"/>
    <w:rsid w:val="005E2B38"/>
    <w:rsid w:val="005E5EAE"/>
    <w:rsid w:val="005F0F6F"/>
    <w:rsid w:val="006027D1"/>
    <w:rsid w:val="00605664"/>
    <w:rsid w:val="006110B7"/>
    <w:rsid w:val="00616FD3"/>
    <w:rsid w:val="0062161D"/>
    <w:rsid w:val="00623222"/>
    <w:rsid w:val="006253DB"/>
    <w:rsid w:val="006311CC"/>
    <w:rsid w:val="006329B2"/>
    <w:rsid w:val="006333B0"/>
    <w:rsid w:val="00633696"/>
    <w:rsid w:val="00634333"/>
    <w:rsid w:val="00635C1B"/>
    <w:rsid w:val="00644443"/>
    <w:rsid w:val="0064509B"/>
    <w:rsid w:val="00653D26"/>
    <w:rsid w:val="00654181"/>
    <w:rsid w:val="00654CA9"/>
    <w:rsid w:val="006559B7"/>
    <w:rsid w:val="00655D2D"/>
    <w:rsid w:val="006564CB"/>
    <w:rsid w:val="0066077A"/>
    <w:rsid w:val="00662B02"/>
    <w:rsid w:val="006651D1"/>
    <w:rsid w:val="0066604D"/>
    <w:rsid w:val="00666763"/>
    <w:rsid w:val="006726F6"/>
    <w:rsid w:val="006739C7"/>
    <w:rsid w:val="00673FD0"/>
    <w:rsid w:val="006745F8"/>
    <w:rsid w:val="00677003"/>
    <w:rsid w:val="00691553"/>
    <w:rsid w:val="00694642"/>
    <w:rsid w:val="006949DD"/>
    <w:rsid w:val="00694CA3"/>
    <w:rsid w:val="006955EC"/>
    <w:rsid w:val="00697D2E"/>
    <w:rsid w:val="006A03BB"/>
    <w:rsid w:val="006A1F54"/>
    <w:rsid w:val="006A3939"/>
    <w:rsid w:val="006A6639"/>
    <w:rsid w:val="006A7350"/>
    <w:rsid w:val="006B6BDC"/>
    <w:rsid w:val="006B745D"/>
    <w:rsid w:val="006C0941"/>
    <w:rsid w:val="006C357E"/>
    <w:rsid w:val="006C5BBD"/>
    <w:rsid w:val="006D149C"/>
    <w:rsid w:val="006E6571"/>
    <w:rsid w:val="006E73B6"/>
    <w:rsid w:val="006F23D5"/>
    <w:rsid w:val="006F2CB3"/>
    <w:rsid w:val="006F4832"/>
    <w:rsid w:val="006F4BE2"/>
    <w:rsid w:val="006F4F85"/>
    <w:rsid w:val="006F6FBA"/>
    <w:rsid w:val="00704444"/>
    <w:rsid w:val="00706EF2"/>
    <w:rsid w:val="00714658"/>
    <w:rsid w:val="00721000"/>
    <w:rsid w:val="00724EF3"/>
    <w:rsid w:val="00730E06"/>
    <w:rsid w:val="00731A58"/>
    <w:rsid w:val="0074307B"/>
    <w:rsid w:val="007455D0"/>
    <w:rsid w:val="00753C00"/>
    <w:rsid w:val="007540CD"/>
    <w:rsid w:val="007618A0"/>
    <w:rsid w:val="00761E59"/>
    <w:rsid w:val="007643D8"/>
    <w:rsid w:val="007671F4"/>
    <w:rsid w:val="00772350"/>
    <w:rsid w:val="007732AE"/>
    <w:rsid w:val="0077748E"/>
    <w:rsid w:val="00782713"/>
    <w:rsid w:val="0078358E"/>
    <w:rsid w:val="00784848"/>
    <w:rsid w:val="0079529F"/>
    <w:rsid w:val="007A0C39"/>
    <w:rsid w:val="007A20B3"/>
    <w:rsid w:val="007A314F"/>
    <w:rsid w:val="007B687F"/>
    <w:rsid w:val="007B75AA"/>
    <w:rsid w:val="007C03A2"/>
    <w:rsid w:val="007C45A2"/>
    <w:rsid w:val="007D2E4B"/>
    <w:rsid w:val="007D5D17"/>
    <w:rsid w:val="007E0182"/>
    <w:rsid w:val="007F3416"/>
    <w:rsid w:val="007F4BBD"/>
    <w:rsid w:val="007F72CD"/>
    <w:rsid w:val="00800687"/>
    <w:rsid w:val="008054C7"/>
    <w:rsid w:val="00806569"/>
    <w:rsid w:val="00806B90"/>
    <w:rsid w:val="008117AD"/>
    <w:rsid w:val="00812EF3"/>
    <w:rsid w:val="008201B4"/>
    <w:rsid w:val="008251A7"/>
    <w:rsid w:val="00825C33"/>
    <w:rsid w:val="00826C8B"/>
    <w:rsid w:val="00836052"/>
    <w:rsid w:val="008375DA"/>
    <w:rsid w:val="008404F3"/>
    <w:rsid w:val="008433BE"/>
    <w:rsid w:val="00846609"/>
    <w:rsid w:val="00847DF2"/>
    <w:rsid w:val="00850DED"/>
    <w:rsid w:val="008563B0"/>
    <w:rsid w:val="0085650D"/>
    <w:rsid w:val="008577E5"/>
    <w:rsid w:val="008579B9"/>
    <w:rsid w:val="0086075C"/>
    <w:rsid w:val="00860DF1"/>
    <w:rsid w:val="00860FD7"/>
    <w:rsid w:val="00863BE2"/>
    <w:rsid w:val="00870105"/>
    <w:rsid w:val="008736A6"/>
    <w:rsid w:val="00873A9B"/>
    <w:rsid w:val="00874368"/>
    <w:rsid w:val="00876C94"/>
    <w:rsid w:val="00880554"/>
    <w:rsid w:val="008813A8"/>
    <w:rsid w:val="00893517"/>
    <w:rsid w:val="008965EB"/>
    <w:rsid w:val="00897E07"/>
    <w:rsid w:val="00897EB4"/>
    <w:rsid w:val="008A0A9F"/>
    <w:rsid w:val="008A187E"/>
    <w:rsid w:val="008B1F36"/>
    <w:rsid w:val="008B3F54"/>
    <w:rsid w:val="008B508C"/>
    <w:rsid w:val="008B6817"/>
    <w:rsid w:val="008C207D"/>
    <w:rsid w:val="008C430B"/>
    <w:rsid w:val="008C4787"/>
    <w:rsid w:val="008C5105"/>
    <w:rsid w:val="008C55A7"/>
    <w:rsid w:val="008D238D"/>
    <w:rsid w:val="008D5AB4"/>
    <w:rsid w:val="008D5D52"/>
    <w:rsid w:val="008E1A75"/>
    <w:rsid w:val="008E55E3"/>
    <w:rsid w:val="008E7896"/>
    <w:rsid w:val="008F4237"/>
    <w:rsid w:val="008F49B1"/>
    <w:rsid w:val="008F5438"/>
    <w:rsid w:val="00901E36"/>
    <w:rsid w:val="00903C62"/>
    <w:rsid w:val="00904411"/>
    <w:rsid w:val="00912F02"/>
    <w:rsid w:val="00913090"/>
    <w:rsid w:val="00917E69"/>
    <w:rsid w:val="009203A7"/>
    <w:rsid w:val="00926015"/>
    <w:rsid w:val="00933207"/>
    <w:rsid w:val="00941925"/>
    <w:rsid w:val="00944A15"/>
    <w:rsid w:val="00951F64"/>
    <w:rsid w:val="00957A51"/>
    <w:rsid w:val="00960850"/>
    <w:rsid w:val="009637FB"/>
    <w:rsid w:val="0096615F"/>
    <w:rsid w:val="00966418"/>
    <w:rsid w:val="0096796B"/>
    <w:rsid w:val="009732FE"/>
    <w:rsid w:val="00975F5C"/>
    <w:rsid w:val="009872AB"/>
    <w:rsid w:val="00994719"/>
    <w:rsid w:val="00995094"/>
    <w:rsid w:val="009A008C"/>
    <w:rsid w:val="009A2199"/>
    <w:rsid w:val="009A272F"/>
    <w:rsid w:val="009A3CE2"/>
    <w:rsid w:val="009A4803"/>
    <w:rsid w:val="009B2805"/>
    <w:rsid w:val="009B2F0E"/>
    <w:rsid w:val="009B5E01"/>
    <w:rsid w:val="009C2DD6"/>
    <w:rsid w:val="009C79EF"/>
    <w:rsid w:val="009D40A0"/>
    <w:rsid w:val="009D6271"/>
    <w:rsid w:val="009E2178"/>
    <w:rsid w:val="009F21D1"/>
    <w:rsid w:val="009F2A10"/>
    <w:rsid w:val="009F4741"/>
    <w:rsid w:val="00A0011D"/>
    <w:rsid w:val="00A01ACF"/>
    <w:rsid w:val="00A04834"/>
    <w:rsid w:val="00A123D2"/>
    <w:rsid w:val="00A2187F"/>
    <w:rsid w:val="00A26DAF"/>
    <w:rsid w:val="00A30236"/>
    <w:rsid w:val="00A30646"/>
    <w:rsid w:val="00A31409"/>
    <w:rsid w:val="00A31636"/>
    <w:rsid w:val="00A333A8"/>
    <w:rsid w:val="00A34A1E"/>
    <w:rsid w:val="00A36041"/>
    <w:rsid w:val="00A40F39"/>
    <w:rsid w:val="00A415FC"/>
    <w:rsid w:val="00A417E4"/>
    <w:rsid w:val="00A431CE"/>
    <w:rsid w:val="00A44DC7"/>
    <w:rsid w:val="00A45D4F"/>
    <w:rsid w:val="00A473F8"/>
    <w:rsid w:val="00A52A14"/>
    <w:rsid w:val="00A53155"/>
    <w:rsid w:val="00A5388D"/>
    <w:rsid w:val="00A5413B"/>
    <w:rsid w:val="00A54443"/>
    <w:rsid w:val="00A54E90"/>
    <w:rsid w:val="00A57E53"/>
    <w:rsid w:val="00A60CD6"/>
    <w:rsid w:val="00A6128C"/>
    <w:rsid w:val="00A646C9"/>
    <w:rsid w:val="00A7075C"/>
    <w:rsid w:val="00A70798"/>
    <w:rsid w:val="00A74E2B"/>
    <w:rsid w:val="00A8470A"/>
    <w:rsid w:val="00A86D21"/>
    <w:rsid w:val="00A9292A"/>
    <w:rsid w:val="00A955D7"/>
    <w:rsid w:val="00AA24B1"/>
    <w:rsid w:val="00AA2FA3"/>
    <w:rsid w:val="00AA4917"/>
    <w:rsid w:val="00AA5DAD"/>
    <w:rsid w:val="00AA73BF"/>
    <w:rsid w:val="00AB0199"/>
    <w:rsid w:val="00AB247F"/>
    <w:rsid w:val="00AB6045"/>
    <w:rsid w:val="00AC622C"/>
    <w:rsid w:val="00AC6445"/>
    <w:rsid w:val="00AC7E78"/>
    <w:rsid w:val="00AE13D1"/>
    <w:rsid w:val="00AE1B91"/>
    <w:rsid w:val="00AE5499"/>
    <w:rsid w:val="00AE5AFB"/>
    <w:rsid w:val="00AE74AA"/>
    <w:rsid w:val="00AF0897"/>
    <w:rsid w:val="00AF27E5"/>
    <w:rsid w:val="00AF596F"/>
    <w:rsid w:val="00AF6B54"/>
    <w:rsid w:val="00B01215"/>
    <w:rsid w:val="00B06860"/>
    <w:rsid w:val="00B078DD"/>
    <w:rsid w:val="00B13E93"/>
    <w:rsid w:val="00B16B3F"/>
    <w:rsid w:val="00B24411"/>
    <w:rsid w:val="00B26387"/>
    <w:rsid w:val="00B27A0A"/>
    <w:rsid w:val="00B34C6C"/>
    <w:rsid w:val="00B4425A"/>
    <w:rsid w:val="00B4625B"/>
    <w:rsid w:val="00B474F5"/>
    <w:rsid w:val="00B47BA8"/>
    <w:rsid w:val="00B53B93"/>
    <w:rsid w:val="00B55068"/>
    <w:rsid w:val="00B63E60"/>
    <w:rsid w:val="00B6544E"/>
    <w:rsid w:val="00B6610A"/>
    <w:rsid w:val="00B66381"/>
    <w:rsid w:val="00B67E03"/>
    <w:rsid w:val="00B72D5A"/>
    <w:rsid w:val="00B73C91"/>
    <w:rsid w:val="00B75F92"/>
    <w:rsid w:val="00B7690A"/>
    <w:rsid w:val="00B77096"/>
    <w:rsid w:val="00B819CE"/>
    <w:rsid w:val="00B8271B"/>
    <w:rsid w:val="00B83A21"/>
    <w:rsid w:val="00B861B0"/>
    <w:rsid w:val="00B94DD8"/>
    <w:rsid w:val="00B96627"/>
    <w:rsid w:val="00BA294A"/>
    <w:rsid w:val="00BA4E99"/>
    <w:rsid w:val="00BA6D2C"/>
    <w:rsid w:val="00BB3434"/>
    <w:rsid w:val="00BC0435"/>
    <w:rsid w:val="00BC1C1F"/>
    <w:rsid w:val="00BC404D"/>
    <w:rsid w:val="00BC5AF2"/>
    <w:rsid w:val="00BE02BD"/>
    <w:rsid w:val="00BE2978"/>
    <w:rsid w:val="00BE3E7A"/>
    <w:rsid w:val="00BE55A9"/>
    <w:rsid w:val="00BF140B"/>
    <w:rsid w:val="00BF754B"/>
    <w:rsid w:val="00C006AF"/>
    <w:rsid w:val="00C0599B"/>
    <w:rsid w:val="00C200B8"/>
    <w:rsid w:val="00C20397"/>
    <w:rsid w:val="00C2065A"/>
    <w:rsid w:val="00C25F4C"/>
    <w:rsid w:val="00C3258B"/>
    <w:rsid w:val="00C32FF7"/>
    <w:rsid w:val="00C34FAC"/>
    <w:rsid w:val="00C36039"/>
    <w:rsid w:val="00C47031"/>
    <w:rsid w:val="00C47497"/>
    <w:rsid w:val="00C5197E"/>
    <w:rsid w:val="00C54D51"/>
    <w:rsid w:val="00C6593C"/>
    <w:rsid w:val="00C7094C"/>
    <w:rsid w:val="00C71B1F"/>
    <w:rsid w:val="00C755CE"/>
    <w:rsid w:val="00C800F3"/>
    <w:rsid w:val="00C93AD8"/>
    <w:rsid w:val="00CA1CA7"/>
    <w:rsid w:val="00CA20C6"/>
    <w:rsid w:val="00CB1000"/>
    <w:rsid w:val="00CB3741"/>
    <w:rsid w:val="00CB460D"/>
    <w:rsid w:val="00CB688E"/>
    <w:rsid w:val="00CC1367"/>
    <w:rsid w:val="00CC56DD"/>
    <w:rsid w:val="00CC7A85"/>
    <w:rsid w:val="00CD1D4A"/>
    <w:rsid w:val="00CD41B0"/>
    <w:rsid w:val="00CD4454"/>
    <w:rsid w:val="00CD71C9"/>
    <w:rsid w:val="00CD74DE"/>
    <w:rsid w:val="00CF2615"/>
    <w:rsid w:val="00CF3E47"/>
    <w:rsid w:val="00CF44BE"/>
    <w:rsid w:val="00CF56C1"/>
    <w:rsid w:val="00CF66D6"/>
    <w:rsid w:val="00D00A76"/>
    <w:rsid w:val="00D063A9"/>
    <w:rsid w:val="00D06A30"/>
    <w:rsid w:val="00D11CC4"/>
    <w:rsid w:val="00D130A4"/>
    <w:rsid w:val="00D13CA4"/>
    <w:rsid w:val="00D22F5F"/>
    <w:rsid w:val="00D27AE7"/>
    <w:rsid w:val="00D44AAF"/>
    <w:rsid w:val="00D53D7B"/>
    <w:rsid w:val="00D607A0"/>
    <w:rsid w:val="00D6535F"/>
    <w:rsid w:val="00D71E7C"/>
    <w:rsid w:val="00D72983"/>
    <w:rsid w:val="00D73CE2"/>
    <w:rsid w:val="00D7426C"/>
    <w:rsid w:val="00D760A5"/>
    <w:rsid w:val="00D77A93"/>
    <w:rsid w:val="00D8061F"/>
    <w:rsid w:val="00D846CF"/>
    <w:rsid w:val="00D85A8D"/>
    <w:rsid w:val="00D86E27"/>
    <w:rsid w:val="00D86E34"/>
    <w:rsid w:val="00D9337E"/>
    <w:rsid w:val="00D93AA4"/>
    <w:rsid w:val="00D96B4D"/>
    <w:rsid w:val="00D97574"/>
    <w:rsid w:val="00DA285E"/>
    <w:rsid w:val="00DA4629"/>
    <w:rsid w:val="00DB16EC"/>
    <w:rsid w:val="00DB2D07"/>
    <w:rsid w:val="00DB3FE4"/>
    <w:rsid w:val="00DB523E"/>
    <w:rsid w:val="00DB6108"/>
    <w:rsid w:val="00DB6C72"/>
    <w:rsid w:val="00DB7946"/>
    <w:rsid w:val="00DC5915"/>
    <w:rsid w:val="00DC62B1"/>
    <w:rsid w:val="00DE34A0"/>
    <w:rsid w:val="00DF27F9"/>
    <w:rsid w:val="00DF6000"/>
    <w:rsid w:val="00DF7235"/>
    <w:rsid w:val="00E02963"/>
    <w:rsid w:val="00E03283"/>
    <w:rsid w:val="00E045A2"/>
    <w:rsid w:val="00E04863"/>
    <w:rsid w:val="00E04A28"/>
    <w:rsid w:val="00E0592A"/>
    <w:rsid w:val="00E07EF9"/>
    <w:rsid w:val="00E11365"/>
    <w:rsid w:val="00E12D16"/>
    <w:rsid w:val="00E14DE2"/>
    <w:rsid w:val="00E17CB7"/>
    <w:rsid w:val="00E22C1F"/>
    <w:rsid w:val="00E23E09"/>
    <w:rsid w:val="00E35AA4"/>
    <w:rsid w:val="00E40CA3"/>
    <w:rsid w:val="00E50E85"/>
    <w:rsid w:val="00E52B2F"/>
    <w:rsid w:val="00E53A8C"/>
    <w:rsid w:val="00E54E82"/>
    <w:rsid w:val="00E55699"/>
    <w:rsid w:val="00E55880"/>
    <w:rsid w:val="00E63A52"/>
    <w:rsid w:val="00E76097"/>
    <w:rsid w:val="00E83F32"/>
    <w:rsid w:val="00E8624A"/>
    <w:rsid w:val="00E91F9C"/>
    <w:rsid w:val="00E9286C"/>
    <w:rsid w:val="00E93C1E"/>
    <w:rsid w:val="00E961DF"/>
    <w:rsid w:val="00E963FB"/>
    <w:rsid w:val="00EA0789"/>
    <w:rsid w:val="00EA2071"/>
    <w:rsid w:val="00EA49A5"/>
    <w:rsid w:val="00EB2C17"/>
    <w:rsid w:val="00EB426E"/>
    <w:rsid w:val="00EC23B1"/>
    <w:rsid w:val="00EC362E"/>
    <w:rsid w:val="00EC50B6"/>
    <w:rsid w:val="00EC643D"/>
    <w:rsid w:val="00ED6A29"/>
    <w:rsid w:val="00EE453D"/>
    <w:rsid w:val="00EE5B88"/>
    <w:rsid w:val="00EF32C2"/>
    <w:rsid w:val="00EF37AF"/>
    <w:rsid w:val="00EF4A63"/>
    <w:rsid w:val="00F042F8"/>
    <w:rsid w:val="00F1050D"/>
    <w:rsid w:val="00F15990"/>
    <w:rsid w:val="00F1718B"/>
    <w:rsid w:val="00F172E2"/>
    <w:rsid w:val="00F17397"/>
    <w:rsid w:val="00F20801"/>
    <w:rsid w:val="00F2154F"/>
    <w:rsid w:val="00F24743"/>
    <w:rsid w:val="00F3039D"/>
    <w:rsid w:val="00F30559"/>
    <w:rsid w:val="00F3446E"/>
    <w:rsid w:val="00F37244"/>
    <w:rsid w:val="00F42DDD"/>
    <w:rsid w:val="00F44A6A"/>
    <w:rsid w:val="00F501A7"/>
    <w:rsid w:val="00F5032B"/>
    <w:rsid w:val="00F52DDF"/>
    <w:rsid w:val="00F53324"/>
    <w:rsid w:val="00F56D2E"/>
    <w:rsid w:val="00F60709"/>
    <w:rsid w:val="00F62AA3"/>
    <w:rsid w:val="00F64C3E"/>
    <w:rsid w:val="00F67CC1"/>
    <w:rsid w:val="00F708DE"/>
    <w:rsid w:val="00F74FE5"/>
    <w:rsid w:val="00F9780B"/>
    <w:rsid w:val="00FA1BC4"/>
    <w:rsid w:val="00FA62EA"/>
    <w:rsid w:val="00FA6654"/>
    <w:rsid w:val="00FA6731"/>
    <w:rsid w:val="00FB182C"/>
    <w:rsid w:val="00FC3E81"/>
    <w:rsid w:val="00FC6228"/>
    <w:rsid w:val="00FC62AF"/>
    <w:rsid w:val="00FD1A51"/>
    <w:rsid w:val="00FD4D80"/>
    <w:rsid w:val="00FD5D54"/>
    <w:rsid w:val="00FD6BE2"/>
    <w:rsid w:val="00FE1380"/>
    <w:rsid w:val="00FE391D"/>
    <w:rsid w:val="00FE39A3"/>
    <w:rsid w:val="00FE454D"/>
    <w:rsid w:val="00FE512E"/>
    <w:rsid w:val="00FF0A85"/>
    <w:rsid w:val="00FF1E49"/>
    <w:rsid w:val="00FF2D51"/>
    <w:rsid w:val="00FF5408"/>
    <w:rsid w:val="00FF56BC"/>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6A68DD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A174B"/>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3A174B"/>
    <w:pPr>
      <w:ind w:left="720"/>
      <w:contextualSpacing/>
    </w:pPr>
  </w:style>
  <w:style w:type="paragraph" w:styleId="Kopfzeile">
    <w:name w:val="header"/>
    <w:basedOn w:val="Standard"/>
    <w:link w:val="KopfzeileZchn"/>
    <w:uiPriority w:val="99"/>
    <w:unhideWhenUsed/>
    <w:rsid w:val="00BE02BD"/>
    <w:pPr>
      <w:tabs>
        <w:tab w:val="center" w:pos="4252"/>
        <w:tab w:val="right" w:pos="8504"/>
      </w:tabs>
    </w:pPr>
  </w:style>
  <w:style w:type="character" w:customStyle="1" w:styleId="KopfzeileZchn">
    <w:name w:val="Kopfzeile Zchn"/>
    <w:basedOn w:val="Absatz-Standardschriftart"/>
    <w:link w:val="Kopfzeile"/>
    <w:uiPriority w:val="99"/>
    <w:rsid w:val="00BE02BD"/>
  </w:style>
  <w:style w:type="paragraph" w:styleId="Fuzeile">
    <w:name w:val="footer"/>
    <w:basedOn w:val="Standard"/>
    <w:link w:val="FuzeileZchn"/>
    <w:uiPriority w:val="99"/>
    <w:unhideWhenUsed/>
    <w:rsid w:val="00BE02BD"/>
    <w:pPr>
      <w:tabs>
        <w:tab w:val="center" w:pos="4252"/>
        <w:tab w:val="right" w:pos="8504"/>
      </w:tabs>
    </w:pPr>
  </w:style>
  <w:style w:type="character" w:customStyle="1" w:styleId="FuzeileZchn">
    <w:name w:val="Fußzeile Zchn"/>
    <w:basedOn w:val="Absatz-Standardschriftart"/>
    <w:link w:val="Fuzeile"/>
    <w:uiPriority w:val="99"/>
    <w:rsid w:val="00BE02BD"/>
  </w:style>
  <w:style w:type="paragraph" w:styleId="Sprechblasentext">
    <w:name w:val="Balloon Text"/>
    <w:basedOn w:val="Standard"/>
    <w:link w:val="SprechblasentextZchn"/>
    <w:uiPriority w:val="99"/>
    <w:semiHidden/>
    <w:unhideWhenUsed/>
    <w:rsid w:val="00424211"/>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424211"/>
    <w:rPr>
      <w:rFonts w:ascii="Lucida Grande" w:hAnsi="Lucida Grande" w:cs="Lucida Grande"/>
      <w:sz w:val="18"/>
      <w:szCs w:val="18"/>
    </w:rPr>
  </w:style>
  <w:style w:type="character" w:styleId="Hyperlink">
    <w:name w:val="Hyperlink"/>
    <w:basedOn w:val="Absatz-Standardschriftart"/>
    <w:uiPriority w:val="99"/>
    <w:unhideWhenUsed/>
    <w:rsid w:val="00CB460D"/>
    <w:rPr>
      <w:color w:val="0000FF" w:themeColor="hyperlink"/>
      <w:u w:val="single"/>
    </w:rPr>
  </w:style>
  <w:style w:type="character" w:styleId="BesuchterHyperlink">
    <w:name w:val="FollowedHyperlink"/>
    <w:basedOn w:val="Absatz-Standardschriftart"/>
    <w:uiPriority w:val="99"/>
    <w:semiHidden/>
    <w:unhideWhenUsed/>
    <w:rsid w:val="00CB460D"/>
    <w:rPr>
      <w:color w:val="800080" w:themeColor="followedHyperlink"/>
      <w:u w:val="single"/>
    </w:rPr>
  </w:style>
  <w:style w:type="table" w:styleId="Tabellenraster">
    <w:name w:val="Table Grid"/>
    <w:basedOn w:val="NormaleTabelle"/>
    <w:uiPriority w:val="59"/>
    <w:rsid w:val="00F42D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tandardWeb">
    <w:name w:val="Normal (Web)"/>
    <w:basedOn w:val="Standard"/>
    <w:uiPriority w:val="99"/>
    <w:semiHidden/>
    <w:unhideWhenUsed/>
    <w:rsid w:val="0000411C"/>
    <w:pPr>
      <w:spacing w:before="100" w:beforeAutospacing="1" w:after="100" w:afterAutospacing="1"/>
    </w:pPr>
    <w:rPr>
      <w:rFonts w:ascii="Times New Roman" w:hAnsi="Times New Roman" w:cs="Times New Roman"/>
      <w:sz w:val="20"/>
      <w:szCs w:val="20"/>
    </w:rPr>
  </w:style>
  <w:style w:type="character" w:styleId="Kommentarzeichen">
    <w:name w:val="annotation reference"/>
    <w:basedOn w:val="Absatz-Standardschriftart"/>
    <w:uiPriority w:val="99"/>
    <w:semiHidden/>
    <w:unhideWhenUsed/>
    <w:rsid w:val="00E03283"/>
    <w:rPr>
      <w:sz w:val="16"/>
      <w:szCs w:val="16"/>
    </w:rPr>
  </w:style>
  <w:style w:type="paragraph" w:styleId="Kommentartext">
    <w:name w:val="annotation text"/>
    <w:basedOn w:val="Standard"/>
    <w:link w:val="KommentartextZchn"/>
    <w:uiPriority w:val="99"/>
    <w:semiHidden/>
    <w:unhideWhenUsed/>
    <w:rsid w:val="00E03283"/>
    <w:rPr>
      <w:sz w:val="20"/>
      <w:szCs w:val="20"/>
    </w:rPr>
  </w:style>
  <w:style w:type="character" w:customStyle="1" w:styleId="KommentartextZchn">
    <w:name w:val="Kommentartext Zchn"/>
    <w:basedOn w:val="Absatz-Standardschriftart"/>
    <w:link w:val="Kommentartext"/>
    <w:uiPriority w:val="99"/>
    <w:semiHidden/>
    <w:rsid w:val="00E03283"/>
    <w:rPr>
      <w:sz w:val="20"/>
      <w:szCs w:val="20"/>
    </w:rPr>
  </w:style>
  <w:style w:type="paragraph" w:styleId="berarbeitung">
    <w:name w:val="Revision"/>
    <w:hidden/>
    <w:uiPriority w:val="99"/>
    <w:semiHidden/>
    <w:rsid w:val="008F4237"/>
  </w:style>
  <w:style w:type="paragraph" w:styleId="Kommentarthema">
    <w:name w:val="annotation subject"/>
    <w:basedOn w:val="Kommentartext"/>
    <w:next w:val="Kommentartext"/>
    <w:link w:val="KommentarthemaZchn"/>
    <w:uiPriority w:val="99"/>
    <w:semiHidden/>
    <w:unhideWhenUsed/>
    <w:rsid w:val="008F4237"/>
    <w:rPr>
      <w:b/>
      <w:bCs/>
    </w:rPr>
  </w:style>
  <w:style w:type="character" w:customStyle="1" w:styleId="KommentarthemaZchn">
    <w:name w:val="Kommentarthema Zchn"/>
    <w:basedOn w:val="KommentartextZchn"/>
    <w:link w:val="Kommentarthema"/>
    <w:uiPriority w:val="99"/>
    <w:semiHidden/>
    <w:rsid w:val="008F4237"/>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A174B"/>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3A174B"/>
    <w:pPr>
      <w:ind w:left="720"/>
      <w:contextualSpacing/>
    </w:pPr>
  </w:style>
  <w:style w:type="paragraph" w:styleId="Kopfzeile">
    <w:name w:val="header"/>
    <w:basedOn w:val="Standard"/>
    <w:link w:val="KopfzeileZchn"/>
    <w:uiPriority w:val="99"/>
    <w:unhideWhenUsed/>
    <w:rsid w:val="00BE02BD"/>
    <w:pPr>
      <w:tabs>
        <w:tab w:val="center" w:pos="4252"/>
        <w:tab w:val="right" w:pos="8504"/>
      </w:tabs>
    </w:pPr>
  </w:style>
  <w:style w:type="character" w:customStyle="1" w:styleId="KopfzeileZchn">
    <w:name w:val="Kopfzeile Zchn"/>
    <w:basedOn w:val="Absatz-Standardschriftart"/>
    <w:link w:val="Kopfzeile"/>
    <w:uiPriority w:val="99"/>
    <w:rsid w:val="00BE02BD"/>
  </w:style>
  <w:style w:type="paragraph" w:styleId="Fuzeile">
    <w:name w:val="footer"/>
    <w:basedOn w:val="Standard"/>
    <w:link w:val="FuzeileZchn"/>
    <w:uiPriority w:val="99"/>
    <w:unhideWhenUsed/>
    <w:rsid w:val="00BE02BD"/>
    <w:pPr>
      <w:tabs>
        <w:tab w:val="center" w:pos="4252"/>
        <w:tab w:val="right" w:pos="8504"/>
      </w:tabs>
    </w:pPr>
  </w:style>
  <w:style w:type="character" w:customStyle="1" w:styleId="FuzeileZchn">
    <w:name w:val="Fußzeile Zchn"/>
    <w:basedOn w:val="Absatz-Standardschriftart"/>
    <w:link w:val="Fuzeile"/>
    <w:uiPriority w:val="99"/>
    <w:rsid w:val="00BE02BD"/>
  </w:style>
  <w:style w:type="paragraph" w:styleId="Sprechblasentext">
    <w:name w:val="Balloon Text"/>
    <w:basedOn w:val="Standard"/>
    <w:link w:val="SprechblasentextZchn"/>
    <w:uiPriority w:val="99"/>
    <w:semiHidden/>
    <w:unhideWhenUsed/>
    <w:rsid w:val="00424211"/>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424211"/>
    <w:rPr>
      <w:rFonts w:ascii="Lucida Grande" w:hAnsi="Lucida Grande" w:cs="Lucida Grande"/>
      <w:sz w:val="18"/>
      <w:szCs w:val="18"/>
    </w:rPr>
  </w:style>
  <w:style w:type="character" w:styleId="Hyperlink">
    <w:name w:val="Hyperlink"/>
    <w:basedOn w:val="Absatz-Standardschriftart"/>
    <w:uiPriority w:val="99"/>
    <w:unhideWhenUsed/>
    <w:rsid w:val="00CB460D"/>
    <w:rPr>
      <w:color w:val="0000FF" w:themeColor="hyperlink"/>
      <w:u w:val="single"/>
    </w:rPr>
  </w:style>
  <w:style w:type="character" w:styleId="BesuchterHyperlink">
    <w:name w:val="FollowedHyperlink"/>
    <w:basedOn w:val="Absatz-Standardschriftart"/>
    <w:uiPriority w:val="99"/>
    <w:semiHidden/>
    <w:unhideWhenUsed/>
    <w:rsid w:val="00CB460D"/>
    <w:rPr>
      <w:color w:val="800080" w:themeColor="followedHyperlink"/>
      <w:u w:val="single"/>
    </w:rPr>
  </w:style>
  <w:style w:type="table" w:styleId="Tabellenraster">
    <w:name w:val="Table Grid"/>
    <w:basedOn w:val="NormaleTabelle"/>
    <w:uiPriority w:val="59"/>
    <w:rsid w:val="00F42D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tandardWeb">
    <w:name w:val="Normal (Web)"/>
    <w:basedOn w:val="Standard"/>
    <w:uiPriority w:val="99"/>
    <w:semiHidden/>
    <w:unhideWhenUsed/>
    <w:rsid w:val="0000411C"/>
    <w:pPr>
      <w:spacing w:before="100" w:beforeAutospacing="1" w:after="100" w:afterAutospacing="1"/>
    </w:pPr>
    <w:rPr>
      <w:rFonts w:ascii="Times New Roman" w:hAnsi="Times New Roman" w:cs="Times New Roman"/>
      <w:sz w:val="20"/>
      <w:szCs w:val="20"/>
    </w:rPr>
  </w:style>
  <w:style w:type="character" w:styleId="Kommentarzeichen">
    <w:name w:val="annotation reference"/>
    <w:basedOn w:val="Absatz-Standardschriftart"/>
    <w:uiPriority w:val="99"/>
    <w:semiHidden/>
    <w:unhideWhenUsed/>
    <w:rsid w:val="00E03283"/>
    <w:rPr>
      <w:sz w:val="16"/>
      <w:szCs w:val="16"/>
    </w:rPr>
  </w:style>
  <w:style w:type="paragraph" w:styleId="Kommentartext">
    <w:name w:val="annotation text"/>
    <w:basedOn w:val="Standard"/>
    <w:link w:val="KommentartextZchn"/>
    <w:uiPriority w:val="99"/>
    <w:semiHidden/>
    <w:unhideWhenUsed/>
    <w:rsid w:val="00E03283"/>
    <w:rPr>
      <w:sz w:val="20"/>
      <w:szCs w:val="20"/>
    </w:rPr>
  </w:style>
  <w:style w:type="character" w:customStyle="1" w:styleId="KommentartextZchn">
    <w:name w:val="Kommentartext Zchn"/>
    <w:basedOn w:val="Absatz-Standardschriftart"/>
    <w:link w:val="Kommentartext"/>
    <w:uiPriority w:val="99"/>
    <w:semiHidden/>
    <w:rsid w:val="00E03283"/>
    <w:rPr>
      <w:sz w:val="20"/>
      <w:szCs w:val="20"/>
    </w:rPr>
  </w:style>
  <w:style w:type="paragraph" w:styleId="berarbeitung">
    <w:name w:val="Revision"/>
    <w:hidden/>
    <w:uiPriority w:val="99"/>
    <w:semiHidden/>
    <w:rsid w:val="008F4237"/>
  </w:style>
  <w:style w:type="paragraph" w:styleId="Kommentarthema">
    <w:name w:val="annotation subject"/>
    <w:basedOn w:val="Kommentartext"/>
    <w:next w:val="Kommentartext"/>
    <w:link w:val="KommentarthemaZchn"/>
    <w:uiPriority w:val="99"/>
    <w:semiHidden/>
    <w:unhideWhenUsed/>
    <w:rsid w:val="008F4237"/>
    <w:rPr>
      <w:b/>
      <w:bCs/>
    </w:rPr>
  </w:style>
  <w:style w:type="character" w:customStyle="1" w:styleId="KommentarthemaZchn">
    <w:name w:val="Kommentarthema Zchn"/>
    <w:basedOn w:val="KommentartextZchn"/>
    <w:link w:val="Kommentarthema"/>
    <w:uiPriority w:val="99"/>
    <w:semiHidden/>
    <w:rsid w:val="008F423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69837">
      <w:bodyDiv w:val="1"/>
      <w:marLeft w:val="0"/>
      <w:marRight w:val="0"/>
      <w:marTop w:val="0"/>
      <w:marBottom w:val="0"/>
      <w:divBdr>
        <w:top w:val="none" w:sz="0" w:space="0" w:color="auto"/>
        <w:left w:val="none" w:sz="0" w:space="0" w:color="auto"/>
        <w:bottom w:val="none" w:sz="0" w:space="0" w:color="auto"/>
        <w:right w:val="none" w:sz="0" w:space="0" w:color="auto"/>
      </w:divBdr>
    </w:div>
    <w:div w:id="18824368">
      <w:bodyDiv w:val="1"/>
      <w:marLeft w:val="0"/>
      <w:marRight w:val="0"/>
      <w:marTop w:val="0"/>
      <w:marBottom w:val="0"/>
      <w:divBdr>
        <w:top w:val="none" w:sz="0" w:space="0" w:color="auto"/>
        <w:left w:val="none" w:sz="0" w:space="0" w:color="auto"/>
        <w:bottom w:val="none" w:sz="0" w:space="0" w:color="auto"/>
        <w:right w:val="none" w:sz="0" w:space="0" w:color="auto"/>
      </w:divBdr>
    </w:div>
    <w:div w:id="58479162">
      <w:bodyDiv w:val="1"/>
      <w:marLeft w:val="0"/>
      <w:marRight w:val="0"/>
      <w:marTop w:val="0"/>
      <w:marBottom w:val="0"/>
      <w:divBdr>
        <w:top w:val="none" w:sz="0" w:space="0" w:color="auto"/>
        <w:left w:val="none" w:sz="0" w:space="0" w:color="auto"/>
        <w:bottom w:val="none" w:sz="0" w:space="0" w:color="auto"/>
        <w:right w:val="none" w:sz="0" w:space="0" w:color="auto"/>
      </w:divBdr>
    </w:div>
    <w:div w:id="73014542">
      <w:bodyDiv w:val="1"/>
      <w:marLeft w:val="0"/>
      <w:marRight w:val="0"/>
      <w:marTop w:val="0"/>
      <w:marBottom w:val="0"/>
      <w:divBdr>
        <w:top w:val="none" w:sz="0" w:space="0" w:color="auto"/>
        <w:left w:val="none" w:sz="0" w:space="0" w:color="auto"/>
        <w:bottom w:val="none" w:sz="0" w:space="0" w:color="auto"/>
        <w:right w:val="none" w:sz="0" w:space="0" w:color="auto"/>
      </w:divBdr>
    </w:div>
    <w:div w:id="139464042">
      <w:bodyDiv w:val="1"/>
      <w:marLeft w:val="0"/>
      <w:marRight w:val="0"/>
      <w:marTop w:val="0"/>
      <w:marBottom w:val="0"/>
      <w:divBdr>
        <w:top w:val="none" w:sz="0" w:space="0" w:color="auto"/>
        <w:left w:val="none" w:sz="0" w:space="0" w:color="auto"/>
        <w:bottom w:val="none" w:sz="0" w:space="0" w:color="auto"/>
        <w:right w:val="none" w:sz="0" w:space="0" w:color="auto"/>
      </w:divBdr>
    </w:div>
    <w:div w:id="195311348">
      <w:bodyDiv w:val="1"/>
      <w:marLeft w:val="0"/>
      <w:marRight w:val="0"/>
      <w:marTop w:val="0"/>
      <w:marBottom w:val="0"/>
      <w:divBdr>
        <w:top w:val="none" w:sz="0" w:space="0" w:color="auto"/>
        <w:left w:val="none" w:sz="0" w:space="0" w:color="auto"/>
        <w:bottom w:val="none" w:sz="0" w:space="0" w:color="auto"/>
        <w:right w:val="none" w:sz="0" w:space="0" w:color="auto"/>
      </w:divBdr>
    </w:div>
    <w:div w:id="197083467">
      <w:bodyDiv w:val="1"/>
      <w:marLeft w:val="0"/>
      <w:marRight w:val="0"/>
      <w:marTop w:val="0"/>
      <w:marBottom w:val="0"/>
      <w:divBdr>
        <w:top w:val="none" w:sz="0" w:space="0" w:color="auto"/>
        <w:left w:val="none" w:sz="0" w:space="0" w:color="auto"/>
        <w:bottom w:val="none" w:sz="0" w:space="0" w:color="auto"/>
        <w:right w:val="none" w:sz="0" w:space="0" w:color="auto"/>
      </w:divBdr>
    </w:div>
    <w:div w:id="233274332">
      <w:bodyDiv w:val="1"/>
      <w:marLeft w:val="0"/>
      <w:marRight w:val="0"/>
      <w:marTop w:val="0"/>
      <w:marBottom w:val="0"/>
      <w:divBdr>
        <w:top w:val="none" w:sz="0" w:space="0" w:color="auto"/>
        <w:left w:val="none" w:sz="0" w:space="0" w:color="auto"/>
        <w:bottom w:val="none" w:sz="0" w:space="0" w:color="auto"/>
        <w:right w:val="none" w:sz="0" w:space="0" w:color="auto"/>
      </w:divBdr>
    </w:div>
    <w:div w:id="245921356">
      <w:bodyDiv w:val="1"/>
      <w:marLeft w:val="0"/>
      <w:marRight w:val="0"/>
      <w:marTop w:val="0"/>
      <w:marBottom w:val="0"/>
      <w:divBdr>
        <w:top w:val="none" w:sz="0" w:space="0" w:color="auto"/>
        <w:left w:val="none" w:sz="0" w:space="0" w:color="auto"/>
        <w:bottom w:val="none" w:sz="0" w:space="0" w:color="auto"/>
        <w:right w:val="none" w:sz="0" w:space="0" w:color="auto"/>
      </w:divBdr>
    </w:div>
    <w:div w:id="259797476">
      <w:bodyDiv w:val="1"/>
      <w:marLeft w:val="0"/>
      <w:marRight w:val="0"/>
      <w:marTop w:val="0"/>
      <w:marBottom w:val="0"/>
      <w:divBdr>
        <w:top w:val="none" w:sz="0" w:space="0" w:color="auto"/>
        <w:left w:val="none" w:sz="0" w:space="0" w:color="auto"/>
        <w:bottom w:val="none" w:sz="0" w:space="0" w:color="auto"/>
        <w:right w:val="none" w:sz="0" w:space="0" w:color="auto"/>
      </w:divBdr>
    </w:div>
    <w:div w:id="281233022">
      <w:bodyDiv w:val="1"/>
      <w:marLeft w:val="0"/>
      <w:marRight w:val="0"/>
      <w:marTop w:val="0"/>
      <w:marBottom w:val="0"/>
      <w:divBdr>
        <w:top w:val="none" w:sz="0" w:space="0" w:color="auto"/>
        <w:left w:val="none" w:sz="0" w:space="0" w:color="auto"/>
        <w:bottom w:val="none" w:sz="0" w:space="0" w:color="auto"/>
        <w:right w:val="none" w:sz="0" w:space="0" w:color="auto"/>
      </w:divBdr>
    </w:div>
    <w:div w:id="365566832">
      <w:bodyDiv w:val="1"/>
      <w:marLeft w:val="0"/>
      <w:marRight w:val="0"/>
      <w:marTop w:val="0"/>
      <w:marBottom w:val="0"/>
      <w:divBdr>
        <w:top w:val="none" w:sz="0" w:space="0" w:color="auto"/>
        <w:left w:val="none" w:sz="0" w:space="0" w:color="auto"/>
        <w:bottom w:val="none" w:sz="0" w:space="0" w:color="auto"/>
        <w:right w:val="none" w:sz="0" w:space="0" w:color="auto"/>
      </w:divBdr>
    </w:div>
    <w:div w:id="392387734">
      <w:bodyDiv w:val="1"/>
      <w:marLeft w:val="0"/>
      <w:marRight w:val="0"/>
      <w:marTop w:val="0"/>
      <w:marBottom w:val="0"/>
      <w:divBdr>
        <w:top w:val="none" w:sz="0" w:space="0" w:color="auto"/>
        <w:left w:val="none" w:sz="0" w:space="0" w:color="auto"/>
        <w:bottom w:val="none" w:sz="0" w:space="0" w:color="auto"/>
        <w:right w:val="none" w:sz="0" w:space="0" w:color="auto"/>
      </w:divBdr>
    </w:div>
    <w:div w:id="397870425">
      <w:bodyDiv w:val="1"/>
      <w:marLeft w:val="0"/>
      <w:marRight w:val="0"/>
      <w:marTop w:val="0"/>
      <w:marBottom w:val="0"/>
      <w:divBdr>
        <w:top w:val="none" w:sz="0" w:space="0" w:color="auto"/>
        <w:left w:val="none" w:sz="0" w:space="0" w:color="auto"/>
        <w:bottom w:val="none" w:sz="0" w:space="0" w:color="auto"/>
        <w:right w:val="none" w:sz="0" w:space="0" w:color="auto"/>
      </w:divBdr>
    </w:div>
    <w:div w:id="414212037">
      <w:bodyDiv w:val="1"/>
      <w:marLeft w:val="0"/>
      <w:marRight w:val="0"/>
      <w:marTop w:val="0"/>
      <w:marBottom w:val="0"/>
      <w:divBdr>
        <w:top w:val="none" w:sz="0" w:space="0" w:color="auto"/>
        <w:left w:val="none" w:sz="0" w:space="0" w:color="auto"/>
        <w:bottom w:val="none" w:sz="0" w:space="0" w:color="auto"/>
        <w:right w:val="none" w:sz="0" w:space="0" w:color="auto"/>
      </w:divBdr>
    </w:div>
    <w:div w:id="494802403">
      <w:bodyDiv w:val="1"/>
      <w:marLeft w:val="0"/>
      <w:marRight w:val="0"/>
      <w:marTop w:val="0"/>
      <w:marBottom w:val="0"/>
      <w:divBdr>
        <w:top w:val="none" w:sz="0" w:space="0" w:color="auto"/>
        <w:left w:val="none" w:sz="0" w:space="0" w:color="auto"/>
        <w:bottom w:val="none" w:sz="0" w:space="0" w:color="auto"/>
        <w:right w:val="none" w:sz="0" w:space="0" w:color="auto"/>
      </w:divBdr>
    </w:div>
    <w:div w:id="555239896">
      <w:bodyDiv w:val="1"/>
      <w:marLeft w:val="0"/>
      <w:marRight w:val="0"/>
      <w:marTop w:val="0"/>
      <w:marBottom w:val="0"/>
      <w:divBdr>
        <w:top w:val="none" w:sz="0" w:space="0" w:color="auto"/>
        <w:left w:val="none" w:sz="0" w:space="0" w:color="auto"/>
        <w:bottom w:val="none" w:sz="0" w:space="0" w:color="auto"/>
        <w:right w:val="none" w:sz="0" w:space="0" w:color="auto"/>
      </w:divBdr>
    </w:div>
    <w:div w:id="555433828">
      <w:bodyDiv w:val="1"/>
      <w:marLeft w:val="0"/>
      <w:marRight w:val="0"/>
      <w:marTop w:val="0"/>
      <w:marBottom w:val="0"/>
      <w:divBdr>
        <w:top w:val="none" w:sz="0" w:space="0" w:color="auto"/>
        <w:left w:val="none" w:sz="0" w:space="0" w:color="auto"/>
        <w:bottom w:val="none" w:sz="0" w:space="0" w:color="auto"/>
        <w:right w:val="none" w:sz="0" w:space="0" w:color="auto"/>
      </w:divBdr>
    </w:div>
    <w:div w:id="591283747">
      <w:bodyDiv w:val="1"/>
      <w:marLeft w:val="0"/>
      <w:marRight w:val="0"/>
      <w:marTop w:val="0"/>
      <w:marBottom w:val="0"/>
      <w:divBdr>
        <w:top w:val="none" w:sz="0" w:space="0" w:color="auto"/>
        <w:left w:val="none" w:sz="0" w:space="0" w:color="auto"/>
        <w:bottom w:val="none" w:sz="0" w:space="0" w:color="auto"/>
        <w:right w:val="none" w:sz="0" w:space="0" w:color="auto"/>
      </w:divBdr>
    </w:div>
    <w:div w:id="682780601">
      <w:bodyDiv w:val="1"/>
      <w:marLeft w:val="0"/>
      <w:marRight w:val="0"/>
      <w:marTop w:val="0"/>
      <w:marBottom w:val="0"/>
      <w:divBdr>
        <w:top w:val="none" w:sz="0" w:space="0" w:color="auto"/>
        <w:left w:val="none" w:sz="0" w:space="0" w:color="auto"/>
        <w:bottom w:val="none" w:sz="0" w:space="0" w:color="auto"/>
        <w:right w:val="none" w:sz="0" w:space="0" w:color="auto"/>
      </w:divBdr>
    </w:div>
    <w:div w:id="807819732">
      <w:bodyDiv w:val="1"/>
      <w:marLeft w:val="0"/>
      <w:marRight w:val="0"/>
      <w:marTop w:val="0"/>
      <w:marBottom w:val="0"/>
      <w:divBdr>
        <w:top w:val="none" w:sz="0" w:space="0" w:color="auto"/>
        <w:left w:val="none" w:sz="0" w:space="0" w:color="auto"/>
        <w:bottom w:val="none" w:sz="0" w:space="0" w:color="auto"/>
        <w:right w:val="none" w:sz="0" w:space="0" w:color="auto"/>
      </w:divBdr>
    </w:div>
    <w:div w:id="811680683">
      <w:bodyDiv w:val="1"/>
      <w:marLeft w:val="0"/>
      <w:marRight w:val="0"/>
      <w:marTop w:val="0"/>
      <w:marBottom w:val="0"/>
      <w:divBdr>
        <w:top w:val="none" w:sz="0" w:space="0" w:color="auto"/>
        <w:left w:val="none" w:sz="0" w:space="0" w:color="auto"/>
        <w:bottom w:val="none" w:sz="0" w:space="0" w:color="auto"/>
        <w:right w:val="none" w:sz="0" w:space="0" w:color="auto"/>
      </w:divBdr>
    </w:div>
    <w:div w:id="877199404">
      <w:bodyDiv w:val="1"/>
      <w:marLeft w:val="0"/>
      <w:marRight w:val="0"/>
      <w:marTop w:val="0"/>
      <w:marBottom w:val="0"/>
      <w:divBdr>
        <w:top w:val="none" w:sz="0" w:space="0" w:color="auto"/>
        <w:left w:val="none" w:sz="0" w:space="0" w:color="auto"/>
        <w:bottom w:val="none" w:sz="0" w:space="0" w:color="auto"/>
        <w:right w:val="none" w:sz="0" w:space="0" w:color="auto"/>
      </w:divBdr>
    </w:div>
    <w:div w:id="957758946">
      <w:bodyDiv w:val="1"/>
      <w:marLeft w:val="0"/>
      <w:marRight w:val="0"/>
      <w:marTop w:val="0"/>
      <w:marBottom w:val="0"/>
      <w:divBdr>
        <w:top w:val="none" w:sz="0" w:space="0" w:color="auto"/>
        <w:left w:val="none" w:sz="0" w:space="0" w:color="auto"/>
        <w:bottom w:val="none" w:sz="0" w:space="0" w:color="auto"/>
        <w:right w:val="none" w:sz="0" w:space="0" w:color="auto"/>
      </w:divBdr>
    </w:div>
    <w:div w:id="1002201530">
      <w:bodyDiv w:val="1"/>
      <w:marLeft w:val="0"/>
      <w:marRight w:val="0"/>
      <w:marTop w:val="0"/>
      <w:marBottom w:val="0"/>
      <w:divBdr>
        <w:top w:val="none" w:sz="0" w:space="0" w:color="auto"/>
        <w:left w:val="none" w:sz="0" w:space="0" w:color="auto"/>
        <w:bottom w:val="none" w:sz="0" w:space="0" w:color="auto"/>
        <w:right w:val="none" w:sz="0" w:space="0" w:color="auto"/>
      </w:divBdr>
    </w:div>
    <w:div w:id="1011685261">
      <w:bodyDiv w:val="1"/>
      <w:marLeft w:val="0"/>
      <w:marRight w:val="0"/>
      <w:marTop w:val="0"/>
      <w:marBottom w:val="0"/>
      <w:divBdr>
        <w:top w:val="none" w:sz="0" w:space="0" w:color="auto"/>
        <w:left w:val="none" w:sz="0" w:space="0" w:color="auto"/>
        <w:bottom w:val="none" w:sz="0" w:space="0" w:color="auto"/>
        <w:right w:val="none" w:sz="0" w:space="0" w:color="auto"/>
      </w:divBdr>
    </w:div>
    <w:div w:id="1076319751">
      <w:bodyDiv w:val="1"/>
      <w:marLeft w:val="0"/>
      <w:marRight w:val="0"/>
      <w:marTop w:val="0"/>
      <w:marBottom w:val="0"/>
      <w:divBdr>
        <w:top w:val="none" w:sz="0" w:space="0" w:color="auto"/>
        <w:left w:val="none" w:sz="0" w:space="0" w:color="auto"/>
        <w:bottom w:val="none" w:sz="0" w:space="0" w:color="auto"/>
        <w:right w:val="none" w:sz="0" w:space="0" w:color="auto"/>
      </w:divBdr>
    </w:div>
    <w:div w:id="1079332961">
      <w:bodyDiv w:val="1"/>
      <w:marLeft w:val="0"/>
      <w:marRight w:val="0"/>
      <w:marTop w:val="0"/>
      <w:marBottom w:val="0"/>
      <w:divBdr>
        <w:top w:val="none" w:sz="0" w:space="0" w:color="auto"/>
        <w:left w:val="none" w:sz="0" w:space="0" w:color="auto"/>
        <w:bottom w:val="none" w:sz="0" w:space="0" w:color="auto"/>
        <w:right w:val="none" w:sz="0" w:space="0" w:color="auto"/>
      </w:divBdr>
    </w:div>
    <w:div w:id="1108820015">
      <w:bodyDiv w:val="1"/>
      <w:marLeft w:val="0"/>
      <w:marRight w:val="0"/>
      <w:marTop w:val="0"/>
      <w:marBottom w:val="0"/>
      <w:divBdr>
        <w:top w:val="none" w:sz="0" w:space="0" w:color="auto"/>
        <w:left w:val="none" w:sz="0" w:space="0" w:color="auto"/>
        <w:bottom w:val="none" w:sz="0" w:space="0" w:color="auto"/>
        <w:right w:val="none" w:sz="0" w:space="0" w:color="auto"/>
      </w:divBdr>
    </w:div>
    <w:div w:id="1116679600">
      <w:bodyDiv w:val="1"/>
      <w:marLeft w:val="0"/>
      <w:marRight w:val="0"/>
      <w:marTop w:val="0"/>
      <w:marBottom w:val="0"/>
      <w:divBdr>
        <w:top w:val="none" w:sz="0" w:space="0" w:color="auto"/>
        <w:left w:val="none" w:sz="0" w:space="0" w:color="auto"/>
        <w:bottom w:val="none" w:sz="0" w:space="0" w:color="auto"/>
        <w:right w:val="none" w:sz="0" w:space="0" w:color="auto"/>
      </w:divBdr>
    </w:div>
    <w:div w:id="1151868912">
      <w:bodyDiv w:val="1"/>
      <w:marLeft w:val="0"/>
      <w:marRight w:val="0"/>
      <w:marTop w:val="0"/>
      <w:marBottom w:val="0"/>
      <w:divBdr>
        <w:top w:val="none" w:sz="0" w:space="0" w:color="auto"/>
        <w:left w:val="none" w:sz="0" w:space="0" w:color="auto"/>
        <w:bottom w:val="none" w:sz="0" w:space="0" w:color="auto"/>
        <w:right w:val="none" w:sz="0" w:space="0" w:color="auto"/>
      </w:divBdr>
    </w:div>
    <w:div w:id="1180969371">
      <w:bodyDiv w:val="1"/>
      <w:marLeft w:val="0"/>
      <w:marRight w:val="0"/>
      <w:marTop w:val="0"/>
      <w:marBottom w:val="0"/>
      <w:divBdr>
        <w:top w:val="none" w:sz="0" w:space="0" w:color="auto"/>
        <w:left w:val="none" w:sz="0" w:space="0" w:color="auto"/>
        <w:bottom w:val="none" w:sz="0" w:space="0" w:color="auto"/>
        <w:right w:val="none" w:sz="0" w:space="0" w:color="auto"/>
      </w:divBdr>
    </w:div>
    <w:div w:id="1217820912">
      <w:bodyDiv w:val="1"/>
      <w:marLeft w:val="0"/>
      <w:marRight w:val="0"/>
      <w:marTop w:val="0"/>
      <w:marBottom w:val="0"/>
      <w:divBdr>
        <w:top w:val="none" w:sz="0" w:space="0" w:color="auto"/>
        <w:left w:val="none" w:sz="0" w:space="0" w:color="auto"/>
        <w:bottom w:val="none" w:sz="0" w:space="0" w:color="auto"/>
        <w:right w:val="none" w:sz="0" w:space="0" w:color="auto"/>
      </w:divBdr>
    </w:div>
    <w:div w:id="1257900944">
      <w:bodyDiv w:val="1"/>
      <w:marLeft w:val="0"/>
      <w:marRight w:val="0"/>
      <w:marTop w:val="0"/>
      <w:marBottom w:val="0"/>
      <w:divBdr>
        <w:top w:val="none" w:sz="0" w:space="0" w:color="auto"/>
        <w:left w:val="none" w:sz="0" w:space="0" w:color="auto"/>
        <w:bottom w:val="none" w:sz="0" w:space="0" w:color="auto"/>
        <w:right w:val="none" w:sz="0" w:space="0" w:color="auto"/>
      </w:divBdr>
    </w:div>
    <w:div w:id="1266038229">
      <w:bodyDiv w:val="1"/>
      <w:marLeft w:val="0"/>
      <w:marRight w:val="0"/>
      <w:marTop w:val="0"/>
      <w:marBottom w:val="0"/>
      <w:divBdr>
        <w:top w:val="none" w:sz="0" w:space="0" w:color="auto"/>
        <w:left w:val="none" w:sz="0" w:space="0" w:color="auto"/>
        <w:bottom w:val="none" w:sz="0" w:space="0" w:color="auto"/>
        <w:right w:val="none" w:sz="0" w:space="0" w:color="auto"/>
      </w:divBdr>
    </w:div>
    <w:div w:id="1267231222">
      <w:bodyDiv w:val="1"/>
      <w:marLeft w:val="0"/>
      <w:marRight w:val="0"/>
      <w:marTop w:val="0"/>
      <w:marBottom w:val="0"/>
      <w:divBdr>
        <w:top w:val="none" w:sz="0" w:space="0" w:color="auto"/>
        <w:left w:val="none" w:sz="0" w:space="0" w:color="auto"/>
        <w:bottom w:val="none" w:sz="0" w:space="0" w:color="auto"/>
        <w:right w:val="none" w:sz="0" w:space="0" w:color="auto"/>
      </w:divBdr>
    </w:div>
    <w:div w:id="1308589912">
      <w:bodyDiv w:val="1"/>
      <w:marLeft w:val="0"/>
      <w:marRight w:val="0"/>
      <w:marTop w:val="0"/>
      <w:marBottom w:val="0"/>
      <w:divBdr>
        <w:top w:val="none" w:sz="0" w:space="0" w:color="auto"/>
        <w:left w:val="none" w:sz="0" w:space="0" w:color="auto"/>
        <w:bottom w:val="none" w:sz="0" w:space="0" w:color="auto"/>
        <w:right w:val="none" w:sz="0" w:space="0" w:color="auto"/>
      </w:divBdr>
    </w:div>
    <w:div w:id="1344287680">
      <w:bodyDiv w:val="1"/>
      <w:marLeft w:val="0"/>
      <w:marRight w:val="0"/>
      <w:marTop w:val="0"/>
      <w:marBottom w:val="0"/>
      <w:divBdr>
        <w:top w:val="none" w:sz="0" w:space="0" w:color="auto"/>
        <w:left w:val="none" w:sz="0" w:space="0" w:color="auto"/>
        <w:bottom w:val="none" w:sz="0" w:space="0" w:color="auto"/>
        <w:right w:val="none" w:sz="0" w:space="0" w:color="auto"/>
      </w:divBdr>
    </w:div>
    <w:div w:id="1365207394">
      <w:bodyDiv w:val="1"/>
      <w:marLeft w:val="0"/>
      <w:marRight w:val="0"/>
      <w:marTop w:val="0"/>
      <w:marBottom w:val="0"/>
      <w:divBdr>
        <w:top w:val="none" w:sz="0" w:space="0" w:color="auto"/>
        <w:left w:val="none" w:sz="0" w:space="0" w:color="auto"/>
        <w:bottom w:val="none" w:sz="0" w:space="0" w:color="auto"/>
        <w:right w:val="none" w:sz="0" w:space="0" w:color="auto"/>
      </w:divBdr>
    </w:div>
    <w:div w:id="1472602786">
      <w:bodyDiv w:val="1"/>
      <w:marLeft w:val="0"/>
      <w:marRight w:val="0"/>
      <w:marTop w:val="0"/>
      <w:marBottom w:val="0"/>
      <w:divBdr>
        <w:top w:val="none" w:sz="0" w:space="0" w:color="auto"/>
        <w:left w:val="none" w:sz="0" w:space="0" w:color="auto"/>
        <w:bottom w:val="none" w:sz="0" w:space="0" w:color="auto"/>
        <w:right w:val="none" w:sz="0" w:space="0" w:color="auto"/>
      </w:divBdr>
    </w:div>
    <w:div w:id="1506439905">
      <w:bodyDiv w:val="1"/>
      <w:marLeft w:val="0"/>
      <w:marRight w:val="0"/>
      <w:marTop w:val="0"/>
      <w:marBottom w:val="0"/>
      <w:divBdr>
        <w:top w:val="none" w:sz="0" w:space="0" w:color="auto"/>
        <w:left w:val="none" w:sz="0" w:space="0" w:color="auto"/>
        <w:bottom w:val="none" w:sz="0" w:space="0" w:color="auto"/>
        <w:right w:val="none" w:sz="0" w:space="0" w:color="auto"/>
      </w:divBdr>
    </w:div>
    <w:div w:id="1524904338">
      <w:bodyDiv w:val="1"/>
      <w:marLeft w:val="0"/>
      <w:marRight w:val="0"/>
      <w:marTop w:val="0"/>
      <w:marBottom w:val="0"/>
      <w:divBdr>
        <w:top w:val="none" w:sz="0" w:space="0" w:color="auto"/>
        <w:left w:val="none" w:sz="0" w:space="0" w:color="auto"/>
        <w:bottom w:val="none" w:sz="0" w:space="0" w:color="auto"/>
        <w:right w:val="none" w:sz="0" w:space="0" w:color="auto"/>
      </w:divBdr>
    </w:div>
    <w:div w:id="1574007688">
      <w:bodyDiv w:val="1"/>
      <w:marLeft w:val="0"/>
      <w:marRight w:val="0"/>
      <w:marTop w:val="0"/>
      <w:marBottom w:val="0"/>
      <w:divBdr>
        <w:top w:val="none" w:sz="0" w:space="0" w:color="auto"/>
        <w:left w:val="none" w:sz="0" w:space="0" w:color="auto"/>
        <w:bottom w:val="none" w:sz="0" w:space="0" w:color="auto"/>
        <w:right w:val="none" w:sz="0" w:space="0" w:color="auto"/>
      </w:divBdr>
    </w:div>
    <w:div w:id="1632588085">
      <w:bodyDiv w:val="1"/>
      <w:marLeft w:val="0"/>
      <w:marRight w:val="0"/>
      <w:marTop w:val="0"/>
      <w:marBottom w:val="0"/>
      <w:divBdr>
        <w:top w:val="none" w:sz="0" w:space="0" w:color="auto"/>
        <w:left w:val="none" w:sz="0" w:space="0" w:color="auto"/>
        <w:bottom w:val="none" w:sz="0" w:space="0" w:color="auto"/>
        <w:right w:val="none" w:sz="0" w:space="0" w:color="auto"/>
      </w:divBdr>
    </w:div>
    <w:div w:id="1636907485">
      <w:bodyDiv w:val="1"/>
      <w:marLeft w:val="0"/>
      <w:marRight w:val="0"/>
      <w:marTop w:val="0"/>
      <w:marBottom w:val="0"/>
      <w:divBdr>
        <w:top w:val="none" w:sz="0" w:space="0" w:color="auto"/>
        <w:left w:val="none" w:sz="0" w:space="0" w:color="auto"/>
        <w:bottom w:val="none" w:sz="0" w:space="0" w:color="auto"/>
        <w:right w:val="none" w:sz="0" w:space="0" w:color="auto"/>
      </w:divBdr>
    </w:div>
    <w:div w:id="1644848059">
      <w:bodyDiv w:val="1"/>
      <w:marLeft w:val="0"/>
      <w:marRight w:val="0"/>
      <w:marTop w:val="0"/>
      <w:marBottom w:val="0"/>
      <w:divBdr>
        <w:top w:val="none" w:sz="0" w:space="0" w:color="auto"/>
        <w:left w:val="none" w:sz="0" w:space="0" w:color="auto"/>
        <w:bottom w:val="none" w:sz="0" w:space="0" w:color="auto"/>
        <w:right w:val="none" w:sz="0" w:space="0" w:color="auto"/>
      </w:divBdr>
    </w:div>
    <w:div w:id="1661805946">
      <w:bodyDiv w:val="1"/>
      <w:marLeft w:val="0"/>
      <w:marRight w:val="0"/>
      <w:marTop w:val="0"/>
      <w:marBottom w:val="0"/>
      <w:divBdr>
        <w:top w:val="none" w:sz="0" w:space="0" w:color="auto"/>
        <w:left w:val="none" w:sz="0" w:space="0" w:color="auto"/>
        <w:bottom w:val="none" w:sz="0" w:space="0" w:color="auto"/>
        <w:right w:val="none" w:sz="0" w:space="0" w:color="auto"/>
      </w:divBdr>
    </w:div>
    <w:div w:id="1699044181">
      <w:bodyDiv w:val="1"/>
      <w:marLeft w:val="0"/>
      <w:marRight w:val="0"/>
      <w:marTop w:val="0"/>
      <w:marBottom w:val="0"/>
      <w:divBdr>
        <w:top w:val="none" w:sz="0" w:space="0" w:color="auto"/>
        <w:left w:val="none" w:sz="0" w:space="0" w:color="auto"/>
        <w:bottom w:val="none" w:sz="0" w:space="0" w:color="auto"/>
        <w:right w:val="none" w:sz="0" w:space="0" w:color="auto"/>
      </w:divBdr>
    </w:div>
    <w:div w:id="1737623534">
      <w:bodyDiv w:val="1"/>
      <w:marLeft w:val="0"/>
      <w:marRight w:val="0"/>
      <w:marTop w:val="0"/>
      <w:marBottom w:val="0"/>
      <w:divBdr>
        <w:top w:val="none" w:sz="0" w:space="0" w:color="auto"/>
        <w:left w:val="none" w:sz="0" w:space="0" w:color="auto"/>
        <w:bottom w:val="none" w:sz="0" w:space="0" w:color="auto"/>
        <w:right w:val="none" w:sz="0" w:space="0" w:color="auto"/>
      </w:divBdr>
    </w:div>
    <w:div w:id="1753503149">
      <w:bodyDiv w:val="1"/>
      <w:marLeft w:val="0"/>
      <w:marRight w:val="0"/>
      <w:marTop w:val="0"/>
      <w:marBottom w:val="0"/>
      <w:divBdr>
        <w:top w:val="none" w:sz="0" w:space="0" w:color="auto"/>
        <w:left w:val="none" w:sz="0" w:space="0" w:color="auto"/>
        <w:bottom w:val="none" w:sz="0" w:space="0" w:color="auto"/>
        <w:right w:val="none" w:sz="0" w:space="0" w:color="auto"/>
      </w:divBdr>
    </w:div>
    <w:div w:id="1789662006">
      <w:bodyDiv w:val="1"/>
      <w:marLeft w:val="0"/>
      <w:marRight w:val="0"/>
      <w:marTop w:val="0"/>
      <w:marBottom w:val="0"/>
      <w:divBdr>
        <w:top w:val="none" w:sz="0" w:space="0" w:color="auto"/>
        <w:left w:val="none" w:sz="0" w:space="0" w:color="auto"/>
        <w:bottom w:val="none" w:sz="0" w:space="0" w:color="auto"/>
        <w:right w:val="none" w:sz="0" w:space="0" w:color="auto"/>
      </w:divBdr>
    </w:div>
    <w:div w:id="1923952809">
      <w:bodyDiv w:val="1"/>
      <w:marLeft w:val="0"/>
      <w:marRight w:val="0"/>
      <w:marTop w:val="0"/>
      <w:marBottom w:val="0"/>
      <w:divBdr>
        <w:top w:val="none" w:sz="0" w:space="0" w:color="auto"/>
        <w:left w:val="none" w:sz="0" w:space="0" w:color="auto"/>
        <w:bottom w:val="none" w:sz="0" w:space="0" w:color="auto"/>
        <w:right w:val="none" w:sz="0" w:space="0" w:color="auto"/>
      </w:divBdr>
    </w:div>
    <w:div w:id="1998412757">
      <w:bodyDiv w:val="1"/>
      <w:marLeft w:val="0"/>
      <w:marRight w:val="0"/>
      <w:marTop w:val="0"/>
      <w:marBottom w:val="0"/>
      <w:divBdr>
        <w:top w:val="none" w:sz="0" w:space="0" w:color="auto"/>
        <w:left w:val="none" w:sz="0" w:space="0" w:color="auto"/>
        <w:bottom w:val="none" w:sz="0" w:space="0" w:color="auto"/>
        <w:right w:val="none" w:sz="0" w:space="0" w:color="auto"/>
      </w:divBdr>
    </w:div>
    <w:div w:id="2005039769">
      <w:bodyDiv w:val="1"/>
      <w:marLeft w:val="0"/>
      <w:marRight w:val="0"/>
      <w:marTop w:val="0"/>
      <w:marBottom w:val="0"/>
      <w:divBdr>
        <w:top w:val="none" w:sz="0" w:space="0" w:color="auto"/>
        <w:left w:val="none" w:sz="0" w:space="0" w:color="auto"/>
        <w:bottom w:val="none" w:sz="0" w:space="0" w:color="auto"/>
        <w:right w:val="none" w:sz="0" w:space="0" w:color="auto"/>
      </w:divBdr>
    </w:div>
    <w:div w:id="2027056500">
      <w:bodyDiv w:val="1"/>
      <w:marLeft w:val="0"/>
      <w:marRight w:val="0"/>
      <w:marTop w:val="0"/>
      <w:marBottom w:val="0"/>
      <w:divBdr>
        <w:top w:val="none" w:sz="0" w:space="0" w:color="auto"/>
        <w:left w:val="none" w:sz="0" w:space="0" w:color="auto"/>
        <w:bottom w:val="none" w:sz="0" w:space="0" w:color="auto"/>
        <w:right w:val="none" w:sz="0" w:space="0" w:color="auto"/>
      </w:divBdr>
    </w:div>
    <w:div w:id="214257550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fsl.fmrib.ox.ac.uk/fsl/fslwiki/Atlase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hyperlink" Target="https://github.com/kesslerr/prosopagnosia/blob/master/rk_create_masks_OFA_FFA_ATL_Amyg.ipynb" TargetMode="External"/><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9.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Arbeitsblat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barChart>
        <c:barDir val="col"/>
        <c:grouping val="stacked"/>
        <c:varyColors val="0"/>
        <c:ser>
          <c:idx val="0"/>
          <c:order val="0"/>
          <c:tx>
            <c:strRef>
              <c:f>Hoja1!$B$1</c:f>
              <c:strCache>
                <c:ptCount val="1"/>
                <c:pt idx="0">
                  <c:v>Serie 1</c:v>
                </c:pt>
              </c:strCache>
            </c:strRef>
          </c:tx>
          <c:invertIfNegative val="0"/>
          <c:dPt>
            <c:idx val="0"/>
            <c:invertIfNegative val="0"/>
            <c:bubble3D val="0"/>
            <c:spPr>
              <a:solidFill>
                <a:srgbClr val="C0504D"/>
              </a:solidFill>
            </c:spPr>
          </c:dPt>
          <c:dPt>
            <c:idx val="1"/>
            <c:invertIfNegative val="0"/>
            <c:bubble3D val="0"/>
            <c:spPr>
              <a:solidFill>
                <a:srgbClr val="C0504D"/>
              </a:solidFill>
            </c:spPr>
          </c:dPt>
          <c:cat>
            <c:strRef>
              <c:f>Hoja1!$A$2:$A$6</c:f>
              <c:strCache>
                <c:ptCount val="5"/>
                <c:pt idx="0">
                  <c:v>&lt;50%</c:v>
                </c:pt>
                <c:pt idx="1">
                  <c:v>50-60%</c:v>
                </c:pt>
                <c:pt idx="2">
                  <c:v>60-70%</c:v>
                </c:pt>
                <c:pt idx="3">
                  <c:v>70-90%</c:v>
                </c:pt>
                <c:pt idx="4">
                  <c:v>90-100%</c:v>
                </c:pt>
              </c:strCache>
            </c:strRef>
          </c:cat>
          <c:val>
            <c:numRef>
              <c:f>Hoja1!$B$2:$B$6</c:f>
              <c:numCache>
                <c:formatCode>General</c:formatCode>
                <c:ptCount val="5"/>
                <c:pt idx="0">
                  <c:v>3</c:v>
                </c:pt>
                <c:pt idx="1">
                  <c:v>5</c:v>
                </c:pt>
                <c:pt idx="2">
                  <c:v>10</c:v>
                </c:pt>
                <c:pt idx="3">
                  <c:v>22</c:v>
                </c:pt>
                <c:pt idx="4">
                  <c:v>9</c:v>
                </c:pt>
              </c:numCache>
            </c:numRef>
          </c:val>
        </c:ser>
        <c:dLbls>
          <c:showLegendKey val="0"/>
          <c:showVal val="1"/>
          <c:showCatName val="0"/>
          <c:showSerName val="0"/>
          <c:showPercent val="0"/>
          <c:showBubbleSize val="0"/>
        </c:dLbls>
        <c:gapWidth val="75"/>
        <c:overlap val="100"/>
        <c:axId val="696173568"/>
        <c:axId val="756903872"/>
      </c:barChart>
      <c:catAx>
        <c:axId val="696173568"/>
        <c:scaling>
          <c:orientation val="minMax"/>
        </c:scaling>
        <c:delete val="0"/>
        <c:axPos val="b"/>
        <c:majorTickMark val="none"/>
        <c:minorTickMark val="none"/>
        <c:tickLblPos val="nextTo"/>
        <c:txPr>
          <a:bodyPr/>
          <a:lstStyle/>
          <a:p>
            <a:pPr>
              <a:defRPr sz="1200"/>
            </a:pPr>
            <a:endParaRPr lang="de-DE"/>
          </a:p>
        </c:txPr>
        <c:crossAx val="756903872"/>
        <c:crosses val="autoZero"/>
        <c:auto val="1"/>
        <c:lblAlgn val="ctr"/>
        <c:lblOffset val="100"/>
        <c:noMultiLvlLbl val="0"/>
      </c:catAx>
      <c:valAx>
        <c:axId val="756903872"/>
        <c:scaling>
          <c:orientation val="minMax"/>
        </c:scaling>
        <c:delete val="0"/>
        <c:axPos val="l"/>
        <c:numFmt formatCode="General" sourceLinked="1"/>
        <c:majorTickMark val="none"/>
        <c:minorTickMark val="none"/>
        <c:tickLblPos val="nextTo"/>
        <c:txPr>
          <a:bodyPr/>
          <a:lstStyle/>
          <a:p>
            <a:pPr>
              <a:defRPr sz="1200"/>
            </a:pPr>
            <a:endParaRPr lang="de-DE"/>
          </a:p>
        </c:txPr>
        <c:crossAx val="696173568"/>
        <c:crosses val="autoZero"/>
        <c:crossBetween val="between"/>
      </c:valAx>
    </c:plotArea>
    <c:plotVisOnly val="1"/>
    <c:dispBlanksAs val="gap"/>
    <c:showDLblsOverMax val="0"/>
  </c:chart>
  <c:txPr>
    <a:bodyPr/>
    <a:lstStyle/>
    <a:p>
      <a:pPr>
        <a:defRPr sz="1800"/>
      </a:pPr>
      <a:endParaRPr lang="de-DE"/>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0.1313</cdr:x>
      <cdr:y>0.16178</cdr:y>
    </cdr:from>
    <cdr:to>
      <cdr:x>0.34304</cdr:x>
      <cdr:y>0.56001</cdr:y>
    </cdr:to>
    <cdr:sp macro="" textlink="">
      <cdr:nvSpPr>
        <cdr:cNvPr id="2" name="Cuadro de texto 1"/>
        <cdr:cNvSpPr txBox="1"/>
      </cdr:nvSpPr>
      <cdr:spPr>
        <a:xfrm xmlns:a="http://schemas.openxmlformats.org/drawingml/2006/main">
          <a:off x="567055" y="37147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s-ES" sz="1100">
              <a:solidFill>
                <a:srgbClr val="C0504D"/>
              </a:solidFill>
            </a:rPr>
            <a:t>n=8</a:t>
          </a:r>
        </a:p>
      </cdr:txBody>
    </cdr:sp>
  </cdr:relSizeAnchor>
  <cdr:relSizeAnchor xmlns:cdr="http://schemas.openxmlformats.org/drawingml/2006/chartDrawing">
    <cdr:from>
      <cdr:x>0.4489</cdr:x>
      <cdr:y>0.16178</cdr:y>
    </cdr:from>
    <cdr:to>
      <cdr:x>0.66064</cdr:x>
      <cdr:y>0.56001</cdr:y>
    </cdr:to>
    <cdr:sp macro="" textlink="">
      <cdr:nvSpPr>
        <cdr:cNvPr id="3" name="Cuadro de texto 2"/>
        <cdr:cNvSpPr txBox="1"/>
      </cdr:nvSpPr>
      <cdr:spPr>
        <a:xfrm xmlns:a="http://schemas.openxmlformats.org/drawingml/2006/main">
          <a:off x="1938655" y="37147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0.4489</cdr:x>
      <cdr:y>0.16178</cdr:y>
    </cdr:from>
    <cdr:to>
      <cdr:x>0.66064</cdr:x>
      <cdr:y>0.56001</cdr:y>
    </cdr:to>
    <cdr:sp macro="" textlink="">
      <cdr:nvSpPr>
        <cdr:cNvPr id="4" name="Cuadro de texto 3"/>
        <cdr:cNvSpPr txBox="1"/>
      </cdr:nvSpPr>
      <cdr:spPr>
        <a:xfrm xmlns:a="http://schemas.openxmlformats.org/drawingml/2006/main">
          <a:off x="1938655" y="37147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s-ES" sz="1100">
              <a:solidFill>
                <a:schemeClr val="accent1"/>
              </a:solidFill>
            </a:rPr>
            <a:t>n=41</a:t>
          </a:r>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147339-429B-450D-AAB2-5F5E3C4B6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39787</Words>
  <Characters>250660</Characters>
  <Application>Microsoft Office Word</Application>
  <DocSecurity>0</DocSecurity>
  <Lines>2088</Lines>
  <Paragraphs>579</Paragraphs>
  <ScaleCrop>false</ScaleCrop>
  <HeadingPairs>
    <vt:vector size="2" baseType="variant">
      <vt:variant>
        <vt:lpstr>Titel</vt:lpstr>
      </vt:variant>
      <vt:variant>
        <vt:i4>1</vt:i4>
      </vt:variant>
    </vt:vector>
  </HeadingPairs>
  <TitlesOfParts>
    <vt:vector size="1" baseType="lpstr">
      <vt:lpstr/>
    </vt:vector>
  </TitlesOfParts>
  <Company>MyCompany</Company>
  <LinksUpToDate>false</LinksUpToDate>
  <CharactersWithSpaces>289868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Paula Albert Gracenea</dc:creator>
  <cp:lastModifiedBy>Roman</cp:lastModifiedBy>
  <cp:revision>3</cp:revision>
  <dcterms:created xsi:type="dcterms:W3CDTF">2019-11-09T09:06:00Z</dcterms:created>
  <dcterms:modified xsi:type="dcterms:W3CDTF">2019-11-09T09:27:00Z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e95227fb-482f-389f-bb18-ef8bbe3fd1f8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